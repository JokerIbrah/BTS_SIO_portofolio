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9D245C" w14:textId="1F429AB0" w:rsidR="00DB1C2E" w:rsidRPr="009B681C" w:rsidRDefault="6350F7CE" w:rsidP="00BD0DB1">
      <w:pPr>
        <w:pStyle w:val="Titre1"/>
        <w:spacing w:before="0" w:after="0" w:line="276" w:lineRule="auto"/>
        <w:rPr>
          <w:rFonts w:ascii="Open Sans" w:hAnsi="Open Sans" w:cs="Open Sans"/>
          <w:lang w:val="fr-FR"/>
        </w:rPr>
      </w:pPr>
      <w:r w:rsidRPr="009B681C">
        <w:rPr>
          <w:rFonts w:ascii="Open Sans" w:hAnsi="Open Sans" w:cs="Open Sans"/>
          <w:lang w:val="fr-FR"/>
        </w:rPr>
        <w:t>Fiche de sy</w:t>
      </w:r>
      <w:r w:rsidR="0BB04EB7" w:rsidRPr="009B681C">
        <w:rPr>
          <w:rFonts w:ascii="Open Sans" w:hAnsi="Open Sans" w:cs="Open Sans"/>
          <w:lang w:val="fr-FR"/>
        </w:rPr>
        <w:t>nt</w:t>
      </w:r>
      <w:r w:rsidRPr="009B681C">
        <w:rPr>
          <w:rFonts w:ascii="Open Sans" w:hAnsi="Open Sans" w:cs="Open Sans"/>
          <w:lang w:val="fr-FR"/>
        </w:rPr>
        <w:t>hè</w:t>
      </w:r>
      <w:r w:rsidR="359E3099" w:rsidRPr="009B681C">
        <w:rPr>
          <w:rFonts w:ascii="Open Sans" w:hAnsi="Open Sans" w:cs="Open Sans"/>
          <w:lang w:val="fr-FR"/>
        </w:rPr>
        <w:t>s</w:t>
      </w:r>
      <w:r w:rsidRPr="009B681C">
        <w:rPr>
          <w:rFonts w:ascii="Open Sans" w:hAnsi="Open Sans" w:cs="Open Sans"/>
          <w:lang w:val="fr-FR"/>
        </w:rPr>
        <w:t xml:space="preserve">e </w:t>
      </w:r>
      <w:r w:rsidR="00DB1C2E" w:rsidRPr="009B681C">
        <w:rPr>
          <w:rFonts w:ascii="Open Sans" w:hAnsi="Open Sans" w:cs="Open Sans"/>
          <w:lang w:val="fr-FR"/>
        </w:rPr>
        <w:br/>
      </w:r>
      <w:r w:rsidRPr="009B681C">
        <w:rPr>
          <w:rFonts w:ascii="Open Sans" w:hAnsi="Open Sans" w:cs="Open Sans"/>
          <w:lang w:val="fr-FR"/>
        </w:rPr>
        <w:t xml:space="preserve">Unité </w:t>
      </w:r>
      <w:r w:rsidR="009B681C" w:rsidRPr="009B681C">
        <w:rPr>
          <w:rFonts w:ascii="Open Sans" w:hAnsi="Open Sans" w:cs="Open Sans"/>
          <w:lang w:val="fr-FR"/>
        </w:rPr>
        <w:t>2</w:t>
      </w:r>
      <w:r w:rsidR="2E8B56AA" w:rsidRPr="009B681C">
        <w:rPr>
          <w:rFonts w:ascii="Open Sans" w:hAnsi="Open Sans" w:cs="Open Sans"/>
          <w:lang w:val="fr-FR"/>
        </w:rPr>
        <w:t xml:space="preserve"> </w:t>
      </w:r>
      <w:r w:rsidR="00DB1C2E" w:rsidRPr="009B681C">
        <w:rPr>
          <w:rFonts w:ascii="Open Sans" w:hAnsi="Open Sans" w:cs="Open Sans"/>
          <w:lang w:val="fr-FR"/>
        </w:rPr>
        <w:t xml:space="preserve">– </w:t>
      </w:r>
      <w:r w:rsidR="009B681C" w:rsidRPr="009B681C">
        <w:rPr>
          <w:rFonts w:ascii="Open Sans" w:hAnsi="Open Sans" w:cs="Open Sans"/>
          <w:lang w:val="fr-FR"/>
        </w:rPr>
        <w:t>Le contrôle du casier judiciaire du candidat</w:t>
      </w:r>
    </w:p>
    <w:p w14:paraId="2AC77B07" w14:textId="77777777" w:rsidR="009B681C" w:rsidRPr="009B681C" w:rsidRDefault="009B681C" w:rsidP="00DB1C2E">
      <w:pPr>
        <w:spacing w:before="120" w:after="120" w:line="240" w:lineRule="auto"/>
        <w:rPr>
          <w:rFonts w:cs="Open Sans"/>
          <w:lang w:val="fr-FR"/>
        </w:rPr>
      </w:pPr>
    </w:p>
    <w:p w14:paraId="6A03D735" w14:textId="77777777" w:rsidR="009B681C" w:rsidRPr="009B681C" w:rsidRDefault="009B681C" w:rsidP="00BD0DB1">
      <w:pPr>
        <w:rPr>
          <w:lang w:val="fr-FR"/>
        </w:rPr>
      </w:pPr>
      <w:r w:rsidRPr="009B681C">
        <w:rPr>
          <w:lang w:val="fr-FR"/>
        </w:rPr>
        <w:t>Le traitement des données du casier judiciaire est strictement encadré. Il est interdit par principe, sauf exception dans des cas limités.</w:t>
      </w:r>
    </w:p>
    <w:p w14:paraId="095B74E3" w14:textId="77777777" w:rsidR="009B681C" w:rsidRPr="009B681C" w:rsidRDefault="009B681C" w:rsidP="009B681C">
      <w:pPr>
        <w:spacing w:before="120" w:after="120" w:line="240" w:lineRule="auto"/>
        <w:rPr>
          <w:rFonts w:cs="Open Sans"/>
          <w:lang w:val="fr-FR"/>
        </w:rPr>
      </w:pPr>
    </w:p>
    <w:p w14:paraId="274740E6" w14:textId="6C614FB4" w:rsidR="00DB1C2E" w:rsidRPr="009B681C" w:rsidRDefault="009B681C" w:rsidP="009B681C">
      <w:pPr>
        <w:pStyle w:val="Titre2"/>
        <w:numPr>
          <w:ilvl w:val="0"/>
          <w:numId w:val="19"/>
        </w:numPr>
        <w:rPr>
          <w:rFonts w:cs="Open Sans"/>
        </w:rPr>
      </w:pPr>
      <w:r w:rsidRPr="009B681C">
        <w:rPr>
          <w:rFonts w:cs="Open Sans"/>
        </w:rPr>
        <w:t xml:space="preserve">Bulletin </w:t>
      </w:r>
      <w:r w:rsidR="00987550">
        <w:rPr>
          <w:rFonts w:cs="Open Sans"/>
        </w:rPr>
        <w:t>n°</w:t>
      </w:r>
      <w:r w:rsidRPr="009B681C">
        <w:rPr>
          <w:rFonts w:cs="Open Sans"/>
        </w:rPr>
        <w:t>1</w:t>
      </w:r>
    </w:p>
    <w:p w14:paraId="55CCEAA9" w14:textId="6F8C51D3" w:rsidR="009B681C" w:rsidRPr="009B681C" w:rsidRDefault="009B681C" w:rsidP="00BD0DB1">
      <w:pPr>
        <w:rPr>
          <w:lang w:val="fr-FR"/>
        </w:rPr>
      </w:pPr>
      <w:r w:rsidRPr="009B681C">
        <w:rPr>
          <w:lang w:val="fr-FR"/>
        </w:rPr>
        <w:t>Ce bulletin recense l’ensemble des condamnations et des décisions de justice d’une personne.</w:t>
      </w:r>
    </w:p>
    <w:p w14:paraId="193F7281" w14:textId="1DDAE36A" w:rsidR="00DB1C2E" w:rsidRPr="009B681C" w:rsidRDefault="009B681C" w:rsidP="00BD0DB1">
      <w:pPr>
        <w:rPr>
          <w:lang w:val="fr-FR"/>
        </w:rPr>
      </w:pPr>
      <w:r w:rsidRPr="009B681C">
        <w:rPr>
          <w:lang w:val="fr-FR"/>
        </w:rPr>
        <w:t>Il est accessible par les magistrats et les établissements pénitentiaires.</w:t>
      </w:r>
    </w:p>
    <w:p w14:paraId="0344E758" w14:textId="77777777" w:rsidR="00DB1C2E" w:rsidRPr="009B681C" w:rsidRDefault="00DB1C2E" w:rsidP="00DB1C2E">
      <w:pPr>
        <w:tabs>
          <w:tab w:val="num" w:pos="1440"/>
        </w:tabs>
        <w:spacing w:before="120" w:after="120" w:line="240" w:lineRule="auto"/>
        <w:ind w:left="360"/>
        <w:rPr>
          <w:rFonts w:cs="Open Sans"/>
          <w:lang w:val="fr-FR"/>
        </w:rPr>
      </w:pPr>
    </w:p>
    <w:p w14:paraId="321880F4" w14:textId="444B63BA" w:rsidR="00DB1C2E" w:rsidRPr="009B681C" w:rsidRDefault="009B681C" w:rsidP="009B681C">
      <w:pPr>
        <w:pStyle w:val="Titre2"/>
        <w:numPr>
          <w:ilvl w:val="0"/>
          <w:numId w:val="19"/>
        </w:numPr>
        <w:rPr>
          <w:rFonts w:cs="Open Sans"/>
          <w:lang w:val="fr-FR"/>
        </w:rPr>
      </w:pPr>
      <w:r>
        <w:rPr>
          <w:rFonts w:cs="Open Sans"/>
          <w:lang w:val="fr-FR"/>
        </w:rPr>
        <w:t xml:space="preserve">Bulletin </w:t>
      </w:r>
      <w:r w:rsidR="00987550">
        <w:rPr>
          <w:rFonts w:cs="Open Sans"/>
          <w:lang w:val="fr-FR"/>
        </w:rPr>
        <w:t>n°</w:t>
      </w:r>
      <w:r>
        <w:rPr>
          <w:rFonts w:cs="Open Sans"/>
          <w:lang w:val="fr-FR"/>
        </w:rPr>
        <w:t>2</w:t>
      </w:r>
    </w:p>
    <w:p w14:paraId="594D12DE" w14:textId="3C1072BB" w:rsidR="009B681C" w:rsidRPr="009B681C" w:rsidRDefault="009B681C" w:rsidP="00FC0BFD">
      <w:pPr>
        <w:rPr>
          <w:lang w:val="fr-FR"/>
        </w:rPr>
      </w:pPr>
      <w:r>
        <w:rPr>
          <w:lang w:val="fr-FR"/>
        </w:rPr>
        <w:t>Ce bulletin recense l’e</w:t>
      </w:r>
      <w:r w:rsidRPr="009B681C">
        <w:rPr>
          <w:lang w:val="fr-FR"/>
        </w:rPr>
        <w:t xml:space="preserve">nsemble des condamnations et des décisions de justice </w:t>
      </w:r>
      <w:r w:rsidR="00987550">
        <w:rPr>
          <w:lang w:val="fr-FR"/>
        </w:rPr>
        <w:t>d’une</w:t>
      </w:r>
      <w:ins w:id="0" w:author="Charlotte Richard" w:date="2025-01-23T16:39:00Z">
        <w:r w:rsidR="00EE5C0A">
          <w:rPr>
            <w:lang w:val="fr-FR"/>
          </w:rPr>
          <w:t xml:space="preserve"> </w:t>
        </w:r>
      </w:ins>
      <w:del w:id="1" w:author="Charlotte Richard" w:date="2025-01-23T16:38:00Z">
        <w:r w:rsidR="00987550" w:rsidDel="00EE5C0A">
          <w:rPr>
            <w:lang w:val="fr-FR"/>
          </w:rPr>
          <w:delText xml:space="preserve"> </w:delText>
        </w:r>
      </w:del>
      <w:r w:rsidR="00987550">
        <w:rPr>
          <w:lang w:val="fr-FR"/>
        </w:rPr>
        <w:t xml:space="preserve">certaine gravité </w:t>
      </w:r>
      <w:r w:rsidRPr="009B681C">
        <w:rPr>
          <w:lang w:val="fr-FR"/>
        </w:rPr>
        <w:t>d’une personne, à l’exception de certaines.</w:t>
      </w:r>
    </w:p>
    <w:p w14:paraId="328555D2" w14:textId="57AD64D5" w:rsidR="008963EA" w:rsidRDefault="009B681C" w:rsidP="00FC0BFD">
      <w:pPr>
        <w:rPr>
          <w:lang w:val="fr-FR"/>
        </w:rPr>
      </w:pPr>
      <w:r>
        <w:rPr>
          <w:lang w:val="fr-FR"/>
        </w:rPr>
        <w:t>Il est a</w:t>
      </w:r>
      <w:r w:rsidRPr="009B681C">
        <w:rPr>
          <w:lang w:val="fr-FR"/>
        </w:rPr>
        <w:t xml:space="preserve">ccessible par </w:t>
      </w:r>
      <w:r w:rsidR="00987550" w:rsidRPr="009B681C">
        <w:rPr>
          <w:lang w:val="fr-FR"/>
        </w:rPr>
        <w:t>certaines autorités</w:t>
      </w:r>
      <w:r w:rsidRPr="009B681C">
        <w:rPr>
          <w:lang w:val="fr-FR"/>
        </w:rPr>
        <w:t xml:space="preserve"> administratives et des organismes privés</w:t>
      </w:r>
      <w:r w:rsidR="00987550">
        <w:rPr>
          <w:lang w:val="fr-FR"/>
        </w:rPr>
        <w:t xml:space="preserve">, </w:t>
      </w:r>
      <w:del w:id="2" w:author="DELISLE Eric" w:date="2025-01-13T10:28:00Z">
        <w:r w:rsidRPr="009B681C" w:rsidDel="00987550">
          <w:rPr>
            <w:lang w:val="fr-FR"/>
          </w:rPr>
          <w:delText xml:space="preserve"> </w:delText>
        </w:r>
      </w:del>
      <w:r w:rsidRPr="009B681C">
        <w:rPr>
          <w:lang w:val="fr-FR"/>
        </w:rPr>
        <w:t>seulement si un texte le prévoit.</w:t>
      </w:r>
    </w:p>
    <w:p w14:paraId="4FD855BC" w14:textId="77777777" w:rsidR="009B681C" w:rsidRPr="009B681C" w:rsidRDefault="009B681C" w:rsidP="009B681C">
      <w:pPr>
        <w:pStyle w:val="Paragraphedeliste"/>
        <w:spacing w:before="120" w:after="120" w:line="240" w:lineRule="auto"/>
        <w:ind w:left="0"/>
        <w:contextualSpacing w:val="0"/>
        <w:rPr>
          <w:rFonts w:cs="Open Sans"/>
          <w:lang w:val="fr-FR"/>
        </w:rPr>
      </w:pPr>
    </w:p>
    <w:p w14:paraId="25FCAA4E" w14:textId="2968F506" w:rsidR="00DB1C2E" w:rsidRPr="009B681C" w:rsidRDefault="009B681C" w:rsidP="009B681C">
      <w:pPr>
        <w:pStyle w:val="Titre2"/>
        <w:numPr>
          <w:ilvl w:val="0"/>
          <w:numId w:val="19"/>
        </w:numPr>
        <w:rPr>
          <w:rFonts w:cs="Open Sans"/>
          <w:lang w:val="fr-FR"/>
        </w:rPr>
      </w:pPr>
      <w:r>
        <w:rPr>
          <w:rFonts w:cs="Open Sans"/>
          <w:lang w:val="fr-FR"/>
        </w:rPr>
        <w:t xml:space="preserve">Bulletin </w:t>
      </w:r>
      <w:r w:rsidR="00987550">
        <w:rPr>
          <w:rFonts w:cs="Open Sans"/>
          <w:lang w:val="fr-FR"/>
        </w:rPr>
        <w:t>n°</w:t>
      </w:r>
      <w:r>
        <w:rPr>
          <w:rFonts w:cs="Open Sans"/>
          <w:lang w:val="fr-FR"/>
        </w:rPr>
        <w:t>3</w:t>
      </w:r>
    </w:p>
    <w:p w14:paraId="0454B8AD" w14:textId="7322F05D" w:rsidR="009B681C" w:rsidRPr="009B681C" w:rsidRDefault="009B681C" w:rsidP="00FC0BFD">
      <w:pPr>
        <w:rPr>
          <w:lang w:val="fr-FR"/>
        </w:rPr>
      </w:pPr>
      <w:r>
        <w:rPr>
          <w:lang w:val="fr-FR"/>
        </w:rPr>
        <w:t>Ce bulletin recense u</w:t>
      </w:r>
      <w:r w:rsidRPr="009B681C">
        <w:rPr>
          <w:lang w:val="fr-FR"/>
        </w:rPr>
        <w:t>niquement les condamnations pour crimes et délits les plus graves (ex : condamnations supérieures à 2 ans d’emprisonnement sans sursis</w:t>
      </w:r>
      <w:r w:rsidR="00FC0BFD">
        <w:rPr>
          <w:lang w:val="fr-FR"/>
        </w:rPr>
        <w:t>)</w:t>
      </w:r>
      <w:r w:rsidRPr="009B681C">
        <w:rPr>
          <w:lang w:val="fr-FR"/>
        </w:rPr>
        <w:t>.</w:t>
      </w:r>
    </w:p>
    <w:p w14:paraId="6018C277" w14:textId="13D9D3B0" w:rsidR="648CAB85" w:rsidRDefault="009B681C" w:rsidP="00696B83">
      <w:pPr>
        <w:rPr>
          <w:lang w:val="fr-FR"/>
        </w:rPr>
      </w:pPr>
      <w:r>
        <w:rPr>
          <w:lang w:val="fr-FR"/>
        </w:rPr>
        <w:t xml:space="preserve">Il est </w:t>
      </w:r>
      <w:r w:rsidR="00987550">
        <w:rPr>
          <w:lang w:val="fr-FR"/>
        </w:rPr>
        <w:t xml:space="preserve">uniquement </w:t>
      </w:r>
      <w:r>
        <w:rPr>
          <w:lang w:val="fr-FR"/>
        </w:rPr>
        <w:t>a</w:t>
      </w:r>
      <w:r w:rsidRPr="009B681C">
        <w:rPr>
          <w:lang w:val="fr-FR"/>
        </w:rPr>
        <w:t>ccessible par la personne concernée, à sa demande.</w:t>
      </w:r>
    </w:p>
    <w:p w14:paraId="272D8D52" w14:textId="2ED32E22" w:rsidR="009B681C" w:rsidRPr="009B681C" w:rsidRDefault="009B681C" w:rsidP="00696B83">
      <w:pPr>
        <w:rPr>
          <w:rFonts w:cs="Open Sans"/>
          <w:lang w:val="fr-FR"/>
        </w:rPr>
      </w:pPr>
      <w:r w:rsidRPr="009B681C">
        <w:rPr>
          <w:rFonts w:cs="Open Sans"/>
          <w:lang w:val="fr-FR"/>
        </w:rPr>
        <w:lastRenderedPageBreak/>
        <w:t>Pour certains emplois qui le nécessitent</w:t>
      </w:r>
      <w:r>
        <w:rPr>
          <w:rFonts w:cs="Open Sans"/>
          <w:lang w:val="fr-FR"/>
        </w:rPr>
        <w:t>,</w:t>
      </w:r>
      <w:r w:rsidRPr="009B681C">
        <w:rPr>
          <w:rFonts w:cs="Open Sans"/>
          <w:lang w:val="fr-FR"/>
        </w:rPr>
        <w:t xml:space="preserve"> la vérification du B3 par le recruteur peut être prévue par une disposition légale</w:t>
      </w:r>
      <w:r w:rsidR="00696B83">
        <w:rPr>
          <w:rFonts w:cs="Open Sans"/>
          <w:lang w:val="fr-FR"/>
        </w:rPr>
        <w:t>. C’est, par exemple, le cas du métier de</w:t>
      </w:r>
      <w:del w:id="3" w:author="DELISLE Eric" w:date="2025-01-13T10:28:00Z">
        <w:r w:rsidR="00696B83" w:rsidDel="00987550">
          <w:rPr>
            <w:rFonts w:cs="Open Sans"/>
            <w:lang w:val="fr-FR"/>
          </w:rPr>
          <w:delText xml:space="preserve"> </w:delText>
        </w:r>
      </w:del>
      <w:r w:rsidRPr="009B681C">
        <w:rPr>
          <w:rFonts w:cs="Open Sans"/>
          <w:lang w:val="fr-FR"/>
        </w:rPr>
        <w:t xml:space="preserve"> journaliste. </w:t>
      </w:r>
    </w:p>
    <w:p w14:paraId="2ECC8BA8" w14:textId="41E0CF20" w:rsidR="009B681C" w:rsidRPr="00DB1C2E" w:rsidRDefault="009B681C" w:rsidP="00696B83">
      <w:pPr>
        <w:rPr>
          <w:rFonts w:cs="Open Sans"/>
          <w:lang w:val="fr-FR"/>
        </w:rPr>
      </w:pPr>
      <w:r w:rsidRPr="009B681C">
        <w:rPr>
          <w:rFonts w:cs="Open Sans"/>
          <w:lang w:val="fr-FR"/>
        </w:rPr>
        <w:t xml:space="preserve">Si </w:t>
      </w:r>
      <w:r w:rsidR="00987550">
        <w:rPr>
          <w:rFonts w:cs="Open Sans"/>
          <w:lang w:val="fr-FR"/>
        </w:rPr>
        <w:t>la consultation n’est pas prévue par un texte</w:t>
      </w:r>
      <w:r>
        <w:rPr>
          <w:rFonts w:cs="Open Sans"/>
          <w:lang w:val="fr-FR"/>
        </w:rPr>
        <w:t xml:space="preserve">, cette vérification </w:t>
      </w:r>
      <w:r w:rsidR="00987550">
        <w:rPr>
          <w:rFonts w:cs="Open Sans"/>
          <w:lang w:val="fr-FR"/>
        </w:rPr>
        <w:t>peut être effectuée si elle a un</w:t>
      </w:r>
      <w:r w:rsidRPr="009B681C">
        <w:rPr>
          <w:rFonts w:cs="Open Sans"/>
          <w:lang w:val="fr-FR"/>
        </w:rPr>
        <w:t xml:space="preserve"> lien direct avec le poste</w:t>
      </w:r>
      <w:r w:rsidR="00987550">
        <w:rPr>
          <w:rFonts w:cs="Open Sans"/>
          <w:lang w:val="fr-FR"/>
        </w:rPr>
        <w:t> :</w:t>
      </w:r>
      <w:r w:rsidR="00987550" w:rsidRPr="009B681C">
        <w:rPr>
          <w:rFonts w:cs="Open Sans"/>
          <w:lang w:val="fr-FR"/>
        </w:rPr>
        <w:t xml:space="preserve"> </w:t>
      </w:r>
      <w:r w:rsidRPr="009B681C">
        <w:rPr>
          <w:rFonts w:cs="Open Sans"/>
          <w:lang w:val="fr-FR"/>
        </w:rPr>
        <w:t>le recruteur doit être en mesure de le justifier</w:t>
      </w:r>
      <w:r>
        <w:rPr>
          <w:rFonts w:cs="Open Sans"/>
          <w:lang w:val="fr-FR"/>
        </w:rPr>
        <w:t>. Dans ce cas,</w:t>
      </w:r>
      <w:r w:rsidRPr="009B681C">
        <w:rPr>
          <w:rFonts w:cs="Open Sans"/>
          <w:lang w:val="fr-FR"/>
        </w:rPr>
        <w:t xml:space="preserve"> seule u</w:t>
      </w:r>
      <w:bookmarkStart w:id="4" w:name="_GoBack"/>
      <w:bookmarkEnd w:id="4"/>
      <w:r w:rsidRPr="009B681C">
        <w:rPr>
          <w:rFonts w:cs="Open Sans"/>
          <w:lang w:val="fr-FR"/>
        </w:rPr>
        <w:t>ne vérification visuelle peut</w:t>
      </w:r>
      <w:r>
        <w:rPr>
          <w:rFonts w:cs="Open Sans"/>
          <w:lang w:val="fr-FR"/>
        </w:rPr>
        <w:t xml:space="preserve"> </w:t>
      </w:r>
      <w:r w:rsidRPr="009B681C">
        <w:rPr>
          <w:rFonts w:cs="Open Sans"/>
          <w:lang w:val="fr-FR"/>
        </w:rPr>
        <w:t>être faite.</w:t>
      </w:r>
    </w:p>
    <w:sectPr w:rsidR="009B681C" w:rsidRPr="00DB1C2E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2C8F8F" w14:textId="77777777" w:rsidR="000A7115" w:rsidRDefault="000A7115" w:rsidP="000A7115">
      <w:pPr>
        <w:spacing w:after="0" w:line="240" w:lineRule="auto"/>
      </w:pPr>
      <w:r>
        <w:separator/>
      </w:r>
    </w:p>
  </w:endnote>
  <w:endnote w:type="continuationSeparator" w:id="0">
    <w:p w14:paraId="7A7FAAF1" w14:textId="77777777" w:rsidR="000A7115" w:rsidRDefault="000A7115" w:rsidP="000A7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Open Sans">
    <w:altName w:val="Segoe UI"/>
    <w:charset w:val="00"/>
    <w:family w:val="auto"/>
    <w:pitch w:val="variable"/>
    <w:sig w:usb0="E00002FF" w:usb1="4000201B" w:usb2="00000028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07362A" w14:textId="17499BE0" w:rsidR="000A7115" w:rsidRDefault="000A7115">
    <w:pPr>
      <w:pStyle w:val="Pieddepage"/>
    </w:pPr>
    <w:ins w:id="5" w:author="DESPUJOS Sandra" w:date="2025-04-22T14:37:00Z">
      <w:r>
        <w:t xml:space="preserve">CNIL, </w:t>
      </w:r>
    </w:ins>
    <w:ins w:id="6" w:author="DESPUJOS Sandra" w:date="2025-04-22T14:38:00Z">
      <w:r>
        <w:t>22/04/</w:t>
      </w:r>
    </w:ins>
    <w:ins w:id="7" w:author="DESPUJOS Sandra" w:date="2025-04-22T14:37:00Z">
      <w:r>
        <w:t>2025</w:t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1D7D18" w14:textId="77777777" w:rsidR="000A7115" w:rsidRDefault="000A7115" w:rsidP="000A7115">
      <w:pPr>
        <w:spacing w:after="0" w:line="240" w:lineRule="auto"/>
      </w:pPr>
      <w:r>
        <w:separator/>
      </w:r>
    </w:p>
  </w:footnote>
  <w:footnote w:type="continuationSeparator" w:id="0">
    <w:p w14:paraId="1A5B71B5" w14:textId="77777777" w:rsidR="000A7115" w:rsidRDefault="000A7115" w:rsidP="000A71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E37829"/>
    <w:multiLevelType w:val="hybridMultilevel"/>
    <w:tmpl w:val="360AADD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652C42"/>
    <w:multiLevelType w:val="multilevel"/>
    <w:tmpl w:val="26F2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A7393"/>
    <w:multiLevelType w:val="multilevel"/>
    <w:tmpl w:val="D26E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3C8D39"/>
    <w:multiLevelType w:val="hybridMultilevel"/>
    <w:tmpl w:val="33ACB0E6"/>
    <w:lvl w:ilvl="0" w:tplc="1820DD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D87A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88D8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5EBD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D069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340A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209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8865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EC27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BC704A"/>
    <w:multiLevelType w:val="multilevel"/>
    <w:tmpl w:val="2ACC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9B5EF"/>
    <w:multiLevelType w:val="hybridMultilevel"/>
    <w:tmpl w:val="9EA00F52"/>
    <w:lvl w:ilvl="0" w:tplc="17E653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B25C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40E3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808B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5A43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CC1B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6A46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9C38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AE3C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2B0096"/>
    <w:multiLevelType w:val="hybridMultilevel"/>
    <w:tmpl w:val="3DC28CD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9C418B9"/>
    <w:multiLevelType w:val="multilevel"/>
    <w:tmpl w:val="2EB4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83E40"/>
    <w:multiLevelType w:val="hybridMultilevel"/>
    <w:tmpl w:val="A2B6C0E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85778E"/>
    <w:multiLevelType w:val="multilevel"/>
    <w:tmpl w:val="8E0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7FFE3"/>
    <w:multiLevelType w:val="hybridMultilevel"/>
    <w:tmpl w:val="9C54AA0C"/>
    <w:lvl w:ilvl="0" w:tplc="2534C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BC1A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3EB8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C4ED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641A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B4AB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D086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448E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8E20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1724B5"/>
    <w:multiLevelType w:val="hybridMultilevel"/>
    <w:tmpl w:val="D40661C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CF1210"/>
    <w:multiLevelType w:val="hybridMultilevel"/>
    <w:tmpl w:val="DE18DD4C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66EF1DF5"/>
    <w:multiLevelType w:val="multilevel"/>
    <w:tmpl w:val="139A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CB1085"/>
    <w:multiLevelType w:val="multilevel"/>
    <w:tmpl w:val="BDD0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9494F4"/>
    <w:multiLevelType w:val="hybridMultilevel"/>
    <w:tmpl w:val="735E7104"/>
    <w:lvl w:ilvl="0" w:tplc="14FEAC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4A50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D0E6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8A25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FE99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8ED7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749F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A87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7E9B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9E5CA6"/>
    <w:multiLevelType w:val="multilevel"/>
    <w:tmpl w:val="07B4F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341CBA"/>
    <w:multiLevelType w:val="hybridMultilevel"/>
    <w:tmpl w:val="6892FF7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C812ECC"/>
    <w:multiLevelType w:val="hybridMultilevel"/>
    <w:tmpl w:val="4830EED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5"/>
  </w:num>
  <w:num w:numId="4">
    <w:abstractNumId w:val="10"/>
  </w:num>
  <w:num w:numId="5">
    <w:abstractNumId w:val="16"/>
  </w:num>
  <w:num w:numId="6">
    <w:abstractNumId w:val="7"/>
  </w:num>
  <w:num w:numId="7">
    <w:abstractNumId w:val="13"/>
  </w:num>
  <w:num w:numId="8">
    <w:abstractNumId w:val="2"/>
  </w:num>
  <w:num w:numId="9">
    <w:abstractNumId w:val="9"/>
  </w:num>
  <w:num w:numId="10">
    <w:abstractNumId w:val="4"/>
  </w:num>
  <w:num w:numId="11">
    <w:abstractNumId w:val="14"/>
  </w:num>
  <w:num w:numId="12">
    <w:abstractNumId w:val="1"/>
  </w:num>
  <w:num w:numId="13">
    <w:abstractNumId w:val="12"/>
  </w:num>
  <w:num w:numId="14">
    <w:abstractNumId w:val="0"/>
  </w:num>
  <w:num w:numId="15">
    <w:abstractNumId w:val="18"/>
  </w:num>
  <w:num w:numId="16">
    <w:abstractNumId w:val="17"/>
  </w:num>
  <w:num w:numId="17">
    <w:abstractNumId w:val="6"/>
  </w:num>
  <w:num w:numId="18">
    <w:abstractNumId w:val="8"/>
  </w:num>
  <w:num w:numId="19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Charlotte Richard">
    <w15:presenceInfo w15:providerId="AD" w15:userId="S::charlotte.richard@aptilink.com::00729f9b-8f34-4492-a1ec-80b6c2899122"/>
  </w15:person>
  <w15:person w15:author="DELISLE Eric">
    <w15:presenceInfo w15:providerId="None" w15:userId="DELISLE Eric"/>
  </w15:person>
  <w15:person w15:author="DESPUJOS Sandra">
    <w15:presenceInfo w15:providerId="AD" w15:userId="S-1-5-21-2036949977-1968136943-7473742-1034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writeProtection w:recommended="1"/>
  <w:zoom w:percent="100"/>
  <w:proofState w:spelling="clean" w:grammar="clean"/>
  <w:revisionView w:comments="0" w:insDel="0" w:formatting="0"/>
  <w:trackRevisions/>
  <w:documentProtection w:edit="readOnly" w:enforcement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CD6FC0"/>
    <w:rsid w:val="00026030"/>
    <w:rsid w:val="0009509B"/>
    <w:rsid w:val="000A7115"/>
    <w:rsid w:val="001C1EDC"/>
    <w:rsid w:val="002B7232"/>
    <w:rsid w:val="002E6564"/>
    <w:rsid w:val="0038356A"/>
    <w:rsid w:val="003D0A8F"/>
    <w:rsid w:val="00567CAE"/>
    <w:rsid w:val="00572B32"/>
    <w:rsid w:val="0059445A"/>
    <w:rsid w:val="005D0A60"/>
    <w:rsid w:val="005F4031"/>
    <w:rsid w:val="00682660"/>
    <w:rsid w:val="00696B83"/>
    <w:rsid w:val="006C4D64"/>
    <w:rsid w:val="007533AF"/>
    <w:rsid w:val="007809B3"/>
    <w:rsid w:val="008963EA"/>
    <w:rsid w:val="008B7C11"/>
    <w:rsid w:val="00962EDD"/>
    <w:rsid w:val="00987550"/>
    <w:rsid w:val="009B681C"/>
    <w:rsid w:val="00A447FD"/>
    <w:rsid w:val="00B845E9"/>
    <w:rsid w:val="00BA5466"/>
    <w:rsid w:val="00BD0DB1"/>
    <w:rsid w:val="00BF0DA6"/>
    <w:rsid w:val="00CA56FB"/>
    <w:rsid w:val="00D10262"/>
    <w:rsid w:val="00D25839"/>
    <w:rsid w:val="00D43C79"/>
    <w:rsid w:val="00D57A88"/>
    <w:rsid w:val="00D82D26"/>
    <w:rsid w:val="00DB1C2E"/>
    <w:rsid w:val="00DB7B1D"/>
    <w:rsid w:val="00DC77E7"/>
    <w:rsid w:val="00E92C9E"/>
    <w:rsid w:val="00EB4D24"/>
    <w:rsid w:val="00EE5C0A"/>
    <w:rsid w:val="00F33139"/>
    <w:rsid w:val="00FB5730"/>
    <w:rsid w:val="00FC0BFD"/>
    <w:rsid w:val="00FE7331"/>
    <w:rsid w:val="0369B529"/>
    <w:rsid w:val="07247FA2"/>
    <w:rsid w:val="083D8753"/>
    <w:rsid w:val="08462EC3"/>
    <w:rsid w:val="08758CF1"/>
    <w:rsid w:val="0B846915"/>
    <w:rsid w:val="0BB04EB7"/>
    <w:rsid w:val="0C9B92A2"/>
    <w:rsid w:val="10499D32"/>
    <w:rsid w:val="10B577A8"/>
    <w:rsid w:val="11464199"/>
    <w:rsid w:val="143D2B08"/>
    <w:rsid w:val="149C3407"/>
    <w:rsid w:val="19E551A2"/>
    <w:rsid w:val="1E8FD5F3"/>
    <w:rsid w:val="20D33381"/>
    <w:rsid w:val="27E75EBE"/>
    <w:rsid w:val="2AAA58BC"/>
    <w:rsid w:val="2E8B56AA"/>
    <w:rsid w:val="331A0A9A"/>
    <w:rsid w:val="34CCFC25"/>
    <w:rsid w:val="359E3099"/>
    <w:rsid w:val="36D5009F"/>
    <w:rsid w:val="376DA339"/>
    <w:rsid w:val="3951E21A"/>
    <w:rsid w:val="39A745C8"/>
    <w:rsid w:val="3F661268"/>
    <w:rsid w:val="42476390"/>
    <w:rsid w:val="475828F7"/>
    <w:rsid w:val="48321598"/>
    <w:rsid w:val="493E7B12"/>
    <w:rsid w:val="4B0418CA"/>
    <w:rsid w:val="4D0CD4AB"/>
    <w:rsid w:val="4E4F5D94"/>
    <w:rsid w:val="51115278"/>
    <w:rsid w:val="5596F9DF"/>
    <w:rsid w:val="58B7EE8D"/>
    <w:rsid w:val="5906FDCF"/>
    <w:rsid w:val="5CBD2964"/>
    <w:rsid w:val="5E8B1DC9"/>
    <w:rsid w:val="5FBA71F5"/>
    <w:rsid w:val="609110B6"/>
    <w:rsid w:val="61994A81"/>
    <w:rsid w:val="6247F2FE"/>
    <w:rsid w:val="6350F7CE"/>
    <w:rsid w:val="648CAB85"/>
    <w:rsid w:val="6D875A2D"/>
    <w:rsid w:val="6D9624EA"/>
    <w:rsid w:val="704B0DEB"/>
    <w:rsid w:val="76FF6289"/>
    <w:rsid w:val="7AA5917C"/>
    <w:rsid w:val="7C296217"/>
    <w:rsid w:val="7C8ACDCB"/>
    <w:rsid w:val="7CCD6FC0"/>
    <w:rsid w:val="7E0B0EFA"/>
    <w:rsid w:val="7E9BA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D6FC0"/>
  <w15:chartTrackingRefBased/>
  <w15:docId w15:val="{58A33006-4A85-40DC-B075-A87FFD24A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D0DB1"/>
    <w:pPr>
      <w:spacing w:after="240" w:line="360" w:lineRule="auto"/>
    </w:pPr>
    <w:rPr>
      <w:rFonts w:ascii="Open Sans" w:hAnsi="Open Sans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B681C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B681C"/>
    <w:rPr>
      <w:rFonts w:ascii="Open Sans" w:eastAsiaTheme="majorEastAsia" w:hAnsi="Open Sans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ccentuationintense">
    <w:name w:val="Intense Emphasis"/>
    <w:basedOn w:val="Policepardfaut"/>
    <w:uiPriority w:val="21"/>
    <w:qFormat/>
    <w:rPr>
      <w:i/>
      <w:iCs/>
      <w:color w:val="0F4761" w:themeColor="accent1" w:themeShade="BF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 w:themeColor="text1" w:themeTint="BF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paragraph" w:styleId="Sansinterligne">
    <w:name w:val="No Spacing"/>
    <w:uiPriority w:val="1"/>
    <w:qFormat/>
    <w:rsid w:val="00FC0BFD"/>
    <w:pPr>
      <w:spacing w:after="0" w:line="240" w:lineRule="auto"/>
    </w:pPr>
    <w:rPr>
      <w:rFonts w:ascii="Open Sans" w:hAnsi="Open Sans"/>
    </w:rPr>
  </w:style>
  <w:style w:type="paragraph" w:styleId="Rvision">
    <w:name w:val="Revision"/>
    <w:hidden/>
    <w:uiPriority w:val="99"/>
    <w:semiHidden/>
    <w:rsid w:val="006C4D64"/>
    <w:pPr>
      <w:spacing w:after="0" w:line="240" w:lineRule="auto"/>
    </w:pPr>
    <w:rPr>
      <w:rFonts w:ascii="Open Sans" w:hAnsi="Open San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F0D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F0DA6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0A71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A7115"/>
    <w:rPr>
      <w:rFonts w:ascii="Open Sans" w:hAnsi="Open Sans"/>
    </w:rPr>
  </w:style>
  <w:style w:type="paragraph" w:styleId="Pieddepage">
    <w:name w:val="footer"/>
    <w:basedOn w:val="Normal"/>
    <w:link w:val="PieddepageCar"/>
    <w:uiPriority w:val="99"/>
    <w:unhideWhenUsed/>
    <w:rsid w:val="000A71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A7115"/>
    <w:rPr>
      <w:rFonts w:ascii="Open Sans" w:hAnsi="Open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38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8a86a7-f256-403f-8c74-deea00256b2b" xsi:nil="true"/>
    <lcf76f155ced4ddcb4097134ff3c332f xmlns="643bebab-4120-4606-a2b4-4e25ac26c92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8601C0B95FD7459B850BF39941D64C" ma:contentTypeVersion="15" ma:contentTypeDescription="Crée un document." ma:contentTypeScope="" ma:versionID="94d650cb3056884428a42737640572f0">
  <xsd:schema xmlns:xsd="http://www.w3.org/2001/XMLSchema" xmlns:xs="http://www.w3.org/2001/XMLSchema" xmlns:p="http://schemas.microsoft.com/office/2006/metadata/properties" xmlns:ns2="643bebab-4120-4606-a2b4-4e25ac26c926" xmlns:ns3="ef8a86a7-f256-403f-8c74-deea00256b2b" targetNamespace="http://schemas.microsoft.com/office/2006/metadata/properties" ma:root="true" ma:fieldsID="fe41e36b0ab3c8c5b802bfea1c90d05f" ns2:_="" ns3:_="">
    <xsd:import namespace="643bebab-4120-4606-a2b4-4e25ac26c926"/>
    <xsd:import namespace="ef8a86a7-f256-403f-8c74-deea00256b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3bebab-4120-4606-a2b4-4e25ac26c9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cafe0276-e4f9-4ca8-ac6d-39d8e316d7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8a86a7-f256-403f-8c74-deea00256b2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2c668f9-49b1-4fec-99ad-1c925d18ca33}" ma:internalName="TaxCatchAll" ma:showField="CatchAllData" ma:web="ef8a86a7-f256-403f-8c74-deea00256b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07165E-7E3C-492B-8E96-5BEC7EBBDF51}">
  <ds:schemaRefs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643bebab-4120-4606-a2b4-4e25ac26c926"/>
    <ds:schemaRef ds:uri="http://purl.org/dc/dcmitype/"/>
    <ds:schemaRef ds:uri="ef8a86a7-f256-403f-8c74-deea00256b2b"/>
    <ds:schemaRef ds:uri="http://schemas.microsoft.com/office/2006/documentManagement/types"/>
    <ds:schemaRef ds:uri="http://purl.org/dc/elements/1.1/"/>
    <ds:schemaRef ds:uri="http://purl.org/dc/terms/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BA4F0AF-5942-4D18-B1EC-B4872BC2AE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3bebab-4120-4606-a2b4-4e25ac26c926"/>
    <ds:schemaRef ds:uri="ef8a86a7-f256-403f-8c74-deea00256b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E5DBC6C-6B3B-4C46-A053-A6518CB812F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206</Words>
  <Characters>1133</Characters>
  <Application>Microsoft Office Word</Application>
  <DocSecurity>2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Marion Soichot</dc:creator>
  <cp:keywords/>
  <dc:description/>
  <cp:lastModifiedBy>DESPUJOS Sandra</cp:lastModifiedBy>
  <cp:revision>33</cp:revision>
  <dcterms:created xsi:type="dcterms:W3CDTF">2024-11-05T10:40:00Z</dcterms:created>
  <dcterms:modified xsi:type="dcterms:W3CDTF">2025-04-22T12:38:00Z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0x0101002C8601C0B95FD7459B850BF39941D64C</vt:lpwstr>
  </property>
  <property fmtid="{D5CDD505-2E9C-101B-9397-08002B2CF9AE}" pid="3" name="MediaServiceImageTags">
    <vt:lpwstr/>
  </property>
  <property fmtid="{D5CDD505-2E9C-101B-9397-08002B2CF9AE}" pid="4" name="_MarkAsFinal">
    <vt:bool>true</vt:bool>
  </property>
</Properties>
</file>