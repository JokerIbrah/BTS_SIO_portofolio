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78E3B" w14:textId="77777777" w:rsidR="00997DA6" w:rsidRDefault="6350F7CE" w:rsidP="002D29F3">
      <w:pPr>
        <w:pStyle w:val="Titre1"/>
        <w:spacing w:before="0" w:line="276" w:lineRule="auto"/>
        <w:rPr>
          <w:lang w:val="fr-FR"/>
        </w:rPr>
      </w:pPr>
      <w:r w:rsidRPr="00342513">
        <w:rPr>
          <w:lang w:val="fr-FR"/>
        </w:rPr>
        <w:t>Fiche de sy</w:t>
      </w:r>
      <w:r w:rsidR="0BB04EB7" w:rsidRPr="00342513">
        <w:rPr>
          <w:lang w:val="fr-FR"/>
        </w:rPr>
        <w:t>nt</w:t>
      </w:r>
      <w:r w:rsidRPr="00342513">
        <w:rPr>
          <w:lang w:val="fr-FR"/>
        </w:rPr>
        <w:t>hè</w:t>
      </w:r>
      <w:r w:rsidR="359E3099" w:rsidRPr="00342513">
        <w:rPr>
          <w:lang w:val="fr-FR"/>
        </w:rPr>
        <w:t>s</w:t>
      </w:r>
      <w:r w:rsidRPr="00342513">
        <w:rPr>
          <w:lang w:val="fr-FR"/>
        </w:rPr>
        <w:t xml:space="preserve">e </w:t>
      </w:r>
    </w:p>
    <w:p w14:paraId="2C078E63" w14:textId="5B91FF45" w:rsidR="00B84872" w:rsidRDefault="6350F7CE" w:rsidP="002D29F3">
      <w:pPr>
        <w:pStyle w:val="Titre1"/>
        <w:spacing w:before="0" w:line="276" w:lineRule="auto"/>
        <w:rPr>
          <w:lang w:val="fr-FR"/>
        </w:rPr>
      </w:pPr>
      <w:r w:rsidRPr="00342513">
        <w:rPr>
          <w:lang w:val="fr-FR"/>
        </w:rPr>
        <w:t xml:space="preserve">Unité </w:t>
      </w:r>
      <w:r w:rsidR="46D99C13" w:rsidRPr="00342513">
        <w:rPr>
          <w:lang w:val="fr-FR"/>
        </w:rPr>
        <w:t>5</w:t>
      </w:r>
      <w:r w:rsidR="2E8B56AA" w:rsidRPr="00342513">
        <w:rPr>
          <w:lang w:val="fr-FR"/>
        </w:rPr>
        <w:t xml:space="preserve"> </w:t>
      </w:r>
      <w:r w:rsidR="00D420FF">
        <w:rPr>
          <w:lang w:val="fr-FR"/>
        </w:rPr>
        <w:t>–</w:t>
      </w:r>
      <w:r w:rsidR="00997DA6">
        <w:rPr>
          <w:lang w:val="fr-FR"/>
        </w:rPr>
        <w:t xml:space="preserve"> </w:t>
      </w:r>
      <w:r w:rsidR="008B2247">
        <w:rPr>
          <w:lang w:val="fr-FR"/>
        </w:rPr>
        <w:t>Le télétravail</w:t>
      </w:r>
    </w:p>
    <w:p w14:paraId="6DF0F5DC" w14:textId="77777777" w:rsidR="002D29F3" w:rsidRPr="002D29F3" w:rsidRDefault="002D29F3" w:rsidP="002D29F3">
      <w:pPr>
        <w:rPr>
          <w:lang w:val="fr-FR"/>
        </w:rPr>
      </w:pPr>
    </w:p>
    <w:p w14:paraId="40B536BC" w14:textId="42FC8685" w:rsidR="000A717E" w:rsidRDefault="000A717E" w:rsidP="002D29F3">
      <w:pPr>
        <w:rPr>
          <w:rFonts w:eastAsia="Aptos"/>
          <w:lang w:val="fr-FR"/>
        </w:rPr>
      </w:pPr>
    </w:p>
    <w:p w14:paraId="732D6B6D" w14:textId="0437AAA0" w:rsidR="000A717E" w:rsidRPr="00EC10BF" w:rsidRDefault="000A717E" w:rsidP="00EC10BF">
      <w:pPr>
        <w:spacing w:before="240"/>
        <w:rPr>
          <w:lang w:val="fr-FR"/>
        </w:rPr>
      </w:pPr>
      <w:r>
        <w:rPr>
          <w:rFonts w:ascii="Aptos" w:eastAsia="Aptos" w:hAnsi="Aptos" w:cs="Aptos"/>
          <w:lang w:val="fr-FR"/>
        </w:rPr>
        <w:t xml:space="preserve">Comme en présentiel, l’employeur doit contrôler l’exécution des tâches en télétravail. </w:t>
      </w:r>
      <w:r w:rsidRPr="00755550">
        <w:rPr>
          <w:rFonts w:ascii="Aptos" w:eastAsia="Aptos" w:hAnsi="Aptos" w:cs="Aptos"/>
          <w:lang w:val="fr-FR"/>
        </w:rPr>
        <w:t xml:space="preserve">Cependant, il </w:t>
      </w:r>
      <w:r w:rsidR="00000CD2">
        <w:rPr>
          <w:rFonts w:ascii="Aptos" w:eastAsia="Aptos" w:hAnsi="Aptos" w:cs="Aptos"/>
          <w:lang w:val="fr-FR"/>
        </w:rPr>
        <w:t xml:space="preserve">doit </w:t>
      </w:r>
      <w:r w:rsidRPr="00755550">
        <w:rPr>
          <w:rFonts w:ascii="Aptos" w:eastAsia="Aptos" w:hAnsi="Aptos" w:cs="Aptos"/>
          <w:lang w:val="fr-FR"/>
        </w:rPr>
        <w:t>mettre en place des mesures renforcées pour garantir la sécurité des systèmes d’information et des données personnelles. Pour cela, il d</w:t>
      </w:r>
      <w:r w:rsidR="00000CD2">
        <w:rPr>
          <w:rFonts w:ascii="Aptos" w:eastAsia="Aptos" w:hAnsi="Aptos" w:cs="Aptos"/>
          <w:lang w:val="fr-FR"/>
        </w:rPr>
        <w:t xml:space="preserve">oit </w:t>
      </w:r>
      <w:r w:rsidRPr="00755550">
        <w:rPr>
          <w:rFonts w:ascii="Aptos" w:eastAsia="Aptos" w:hAnsi="Aptos" w:cs="Aptos"/>
          <w:lang w:val="fr-FR"/>
        </w:rPr>
        <w:t>respecter 4 étapes</w:t>
      </w:r>
      <w:r>
        <w:rPr>
          <w:rFonts w:ascii="Aptos" w:eastAsia="Aptos" w:hAnsi="Aptos" w:cs="Aptos"/>
          <w:lang w:val="fr-FR"/>
        </w:rPr>
        <w:t>.</w:t>
      </w:r>
    </w:p>
    <w:p w14:paraId="54C32B2F" w14:textId="77777777" w:rsidR="00250C9C" w:rsidRPr="00250C9C" w:rsidRDefault="00250C9C" w:rsidP="00250C9C">
      <w:pPr>
        <w:rPr>
          <w:lang w:val="fr-FR"/>
        </w:rPr>
      </w:pPr>
    </w:p>
    <w:p w14:paraId="1B538804" w14:textId="7954CE44" w:rsidR="648CAB85" w:rsidRPr="00342513" w:rsidRDefault="5112D9F3" w:rsidP="00141786">
      <w:pPr>
        <w:pStyle w:val="Titre2"/>
        <w:rPr>
          <w:lang w:val="fr-FR"/>
        </w:rPr>
      </w:pPr>
      <w:r w:rsidRPr="00342513">
        <w:rPr>
          <w:rFonts w:eastAsia="Aptos"/>
          <w:lang w:val="fr-FR"/>
        </w:rPr>
        <w:t>Étape 1 : Encadrer juridiquement la mise en place</w:t>
      </w:r>
      <w:r w:rsidR="00141786">
        <w:rPr>
          <w:rFonts w:eastAsia="Aptos"/>
          <w:lang w:val="fr-FR"/>
        </w:rPr>
        <w:t xml:space="preserve"> </w:t>
      </w:r>
    </w:p>
    <w:p w14:paraId="480B0E21" w14:textId="789E78B9" w:rsidR="648CAB85" w:rsidRDefault="5112D9F3" w:rsidP="002D29F3">
      <w:pPr>
        <w:rPr>
          <w:rFonts w:eastAsia="Aptos"/>
          <w:lang w:val="fr-FR"/>
        </w:rPr>
      </w:pPr>
      <w:r w:rsidRPr="237EDD1D">
        <w:rPr>
          <w:rFonts w:eastAsia="Aptos"/>
          <w:lang w:val="fr-FR"/>
        </w:rPr>
        <w:t xml:space="preserve">L'employeur doit établir un cadre juridique pour le télétravail en </w:t>
      </w:r>
      <w:r w:rsidR="00C250DC">
        <w:rPr>
          <w:rFonts w:eastAsia="Aptos"/>
          <w:lang w:val="fr-FR"/>
        </w:rPr>
        <w:t xml:space="preserve">concluant </w:t>
      </w:r>
      <w:r w:rsidR="00000CD2">
        <w:rPr>
          <w:lang w:val="fr-FR"/>
        </w:rPr>
        <w:t>un a</w:t>
      </w:r>
      <w:r w:rsidR="00000CD2" w:rsidRPr="007B5089">
        <w:rPr>
          <w:lang w:val="fr-FR"/>
        </w:rPr>
        <w:t xml:space="preserve">ccord individuel ou collectif, ou </w:t>
      </w:r>
      <w:r w:rsidR="00000CD2">
        <w:rPr>
          <w:lang w:val="fr-FR"/>
        </w:rPr>
        <w:t xml:space="preserve">en élaborant </w:t>
      </w:r>
      <w:r w:rsidR="00000CD2" w:rsidRPr="007B5089">
        <w:rPr>
          <w:lang w:val="fr-FR"/>
        </w:rPr>
        <w:t>une charte après consultation du CSE ou CSA</w:t>
      </w:r>
      <w:del w:id="0" w:author="DESPUJOS Sandra" w:date="2025-02-13T12:38:00Z">
        <w:r w:rsidR="00000CD2" w:rsidRPr="237EDD1D" w:rsidDel="00BF5A82">
          <w:rPr>
            <w:rFonts w:eastAsia="Aptos"/>
            <w:lang w:val="fr-FR"/>
          </w:rPr>
          <w:delText xml:space="preserve"> </w:delText>
        </w:r>
        <w:r w:rsidR="00000CD2" w:rsidDel="00BF5A82">
          <w:rPr>
            <w:rFonts w:eastAsia="Aptos"/>
            <w:lang w:val="fr-FR"/>
          </w:rPr>
          <w:delText>.</w:delText>
        </w:r>
      </w:del>
    </w:p>
    <w:p w14:paraId="1E99758B" w14:textId="77777777" w:rsidR="00250C9C" w:rsidRPr="00342513" w:rsidRDefault="00250C9C" w:rsidP="7C2B07CB">
      <w:pPr>
        <w:spacing w:before="240"/>
        <w:rPr>
          <w:rFonts w:ascii="Aptos" w:eastAsia="Aptos" w:hAnsi="Aptos" w:cs="Aptos"/>
          <w:lang w:val="fr-FR"/>
        </w:rPr>
      </w:pPr>
    </w:p>
    <w:p w14:paraId="51436FCD" w14:textId="7D8D9DF0" w:rsidR="648CAB85" w:rsidRPr="00342513" w:rsidRDefault="5112D9F3" w:rsidP="00250C9C">
      <w:pPr>
        <w:pStyle w:val="Titre2"/>
        <w:rPr>
          <w:lang w:val="fr-FR"/>
        </w:rPr>
      </w:pPr>
      <w:r w:rsidRPr="00342513">
        <w:rPr>
          <w:rFonts w:eastAsia="Aptos"/>
          <w:lang w:val="fr-FR"/>
        </w:rPr>
        <w:t>Étape 2 : Mesurer les risques</w:t>
      </w:r>
    </w:p>
    <w:p w14:paraId="671BED22" w14:textId="728A409F" w:rsidR="648CAB85" w:rsidRDefault="5112D9F3" w:rsidP="002D29F3">
      <w:pPr>
        <w:rPr>
          <w:rFonts w:eastAsia="Aptos"/>
          <w:lang w:val="fr-FR"/>
        </w:rPr>
      </w:pPr>
      <w:r w:rsidRPr="00342513">
        <w:rPr>
          <w:rFonts w:eastAsia="Aptos"/>
          <w:lang w:val="fr-FR"/>
        </w:rPr>
        <w:t xml:space="preserve">Cette étape implique d’évaluer le niveau de gravité et </w:t>
      </w:r>
      <w:r w:rsidR="365CA967" w:rsidRPr="00342513">
        <w:rPr>
          <w:rFonts w:eastAsia="Aptos"/>
          <w:lang w:val="fr-FR"/>
        </w:rPr>
        <w:t>de vraisemblance</w:t>
      </w:r>
      <w:r w:rsidRPr="00342513">
        <w:rPr>
          <w:rFonts w:eastAsia="Aptos"/>
          <w:lang w:val="fr-FR"/>
        </w:rPr>
        <w:t xml:space="preserve"> des risques l</w:t>
      </w:r>
      <w:r w:rsidR="008C42D8">
        <w:rPr>
          <w:rFonts w:eastAsia="Aptos"/>
          <w:lang w:val="fr-FR"/>
        </w:rPr>
        <w:t>iés au télétravail</w:t>
      </w:r>
      <w:r w:rsidR="00C250DC">
        <w:rPr>
          <w:rFonts w:eastAsia="Aptos"/>
          <w:lang w:val="fr-FR"/>
        </w:rPr>
        <w:t xml:space="preserve"> </w:t>
      </w:r>
      <w:r w:rsidR="00000CD2">
        <w:rPr>
          <w:lang w:val="fr-FR"/>
        </w:rPr>
        <w:t xml:space="preserve">notamment pour anticiper les éventuels impacts sur </w:t>
      </w:r>
      <w:r w:rsidR="00000CD2" w:rsidRPr="007B5089">
        <w:rPr>
          <w:lang w:val="fr-FR"/>
        </w:rPr>
        <w:t>la sécurité des s</w:t>
      </w:r>
      <w:r w:rsidR="00000CD2">
        <w:rPr>
          <w:lang w:val="fr-FR"/>
        </w:rPr>
        <w:t>ystèmes d’information</w:t>
      </w:r>
      <w:ins w:id="1" w:author="DESPUJOS Sandra" w:date="2025-02-13T12:39:00Z">
        <w:r w:rsidR="00BF5A82">
          <w:rPr>
            <w:lang w:val="fr-FR"/>
          </w:rPr>
          <w:t>.</w:t>
        </w:r>
      </w:ins>
      <w:r w:rsidR="00000CD2">
        <w:rPr>
          <w:lang w:val="fr-FR"/>
        </w:rPr>
        <w:t> </w:t>
      </w:r>
    </w:p>
    <w:p w14:paraId="6D059C7F" w14:textId="77777777" w:rsidR="008C42D8" w:rsidRDefault="008C42D8" w:rsidP="4D0CD4AB">
      <w:pPr>
        <w:spacing w:before="240"/>
        <w:rPr>
          <w:rFonts w:ascii="Aptos" w:eastAsia="Aptos" w:hAnsi="Aptos" w:cs="Aptos"/>
          <w:lang w:val="fr-FR"/>
        </w:rPr>
      </w:pPr>
    </w:p>
    <w:p w14:paraId="5A6A0449" w14:textId="6069CB6E" w:rsidR="648CAB85" w:rsidRPr="00342513" w:rsidRDefault="5112D9F3" w:rsidP="008C42D8">
      <w:pPr>
        <w:pStyle w:val="Titre2"/>
        <w:rPr>
          <w:lang w:val="fr-FR"/>
        </w:rPr>
      </w:pPr>
      <w:r w:rsidRPr="00342513">
        <w:rPr>
          <w:rFonts w:eastAsia="Aptos"/>
          <w:lang w:val="fr-FR"/>
        </w:rPr>
        <w:t>Étape 3 : Prendre les mesures de sécurité adaptées</w:t>
      </w:r>
    </w:p>
    <w:p w14:paraId="2D32E49E" w14:textId="77777777" w:rsidR="00C250DC" w:rsidRDefault="00C250DC" w:rsidP="00C250DC">
      <w:pPr>
        <w:spacing w:before="240"/>
        <w:rPr>
          <w:rFonts w:ascii="Aptos" w:eastAsia="Aptos" w:hAnsi="Aptos" w:cs="Aptos"/>
          <w:lang w:val="fr-FR"/>
        </w:rPr>
      </w:pPr>
      <w:r w:rsidRPr="00342513">
        <w:rPr>
          <w:rFonts w:ascii="Aptos" w:eastAsia="Aptos" w:hAnsi="Aptos" w:cs="Aptos"/>
          <w:lang w:val="fr-FR"/>
        </w:rPr>
        <w:t>Parmi les mesures à mettre en œuvre</w:t>
      </w:r>
      <w:r>
        <w:rPr>
          <w:rFonts w:ascii="Aptos" w:eastAsia="Aptos" w:hAnsi="Aptos" w:cs="Aptos"/>
          <w:lang w:val="fr-FR"/>
        </w:rPr>
        <w:t xml:space="preserve"> figurent </w:t>
      </w:r>
      <w:r w:rsidRPr="00342513">
        <w:rPr>
          <w:rFonts w:ascii="Aptos" w:eastAsia="Aptos" w:hAnsi="Aptos" w:cs="Aptos"/>
          <w:lang w:val="fr-FR"/>
        </w:rPr>
        <w:t>l'installation de VPN, l’utilisation de pare-feu, et des techniques pour protéger la vie privée lors des visioconférences, comme le floutage de l’arrière-plan.</w:t>
      </w:r>
      <w:r>
        <w:rPr>
          <w:rFonts w:ascii="Aptos" w:eastAsia="Aptos" w:hAnsi="Aptos" w:cs="Aptos"/>
          <w:lang w:val="fr-FR"/>
        </w:rPr>
        <w:t xml:space="preserve"> </w:t>
      </w:r>
    </w:p>
    <w:p w14:paraId="14794FA0" w14:textId="77777777" w:rsidR="00C250DC" w:rsidRPr="00755550" w:rsidRDefault="00C250DC" w:rsidP="00C250DC">
      <w:pPr>
        <w:spacing w:before="240"/>
        <w:rPr>
          <w:rFonts w:ascii="Aptos" w:eastAsia="Aptos" w:hAnsi="Aptos" w:cs="Aptos"/>
          <w:lang w:val="fr-FR"/>
        </w:rPr>
      </w:pPr>
      <w:r>
        <w:rPr>
          <w:rFonts w:ascii="Aptos" w:eastAsia="Aptos" w:hAnsi="Aptos" w:cs="Aptos"/>
          <w:lang w:val="fr-FR"/>
        </w:rPr>
        <w:lastRenderedPageBreak/>
        <w:t xml:space="preserve">Ces mesures ne devront pas entraîner </w:t>
      </w:r>
      <w:r w:rsidRPr="00755550">
        <w:rPr>
          <w:rFonts w:ascii="Aptos" w:eastAsia="Aptos" w:hAnsi="Aptos" w:cs="Aptos"/>
          <w:lang w:val="fr-FR"/>
        </w:rPr>
        <w:t>de surveillance permanente (sauf exceptions dûment justifiées par la nature de la tâche).</w:t>
      </w:r>
    </w:p>
    <w:p w14:paraId="3180C593" w14:textId="77777777" w:rsidR="00040D0D" w:rsidRPr="00755550" w:rsidRDefault="00040D0D" w:rsidP="4D0CD4AB">
      <w:pPr>
        <w:spacing w:before="240"/>
        <w:rPr>
          <w:rFonts w:ascii="Aptos" w:eastAsia="Aptos" w:hAnsi="Aptos" w:cs="Aptos"/>
          <w:lang w:val="fr-FR"/>
        </w:rPr>
      </w:pPr>
    </w:p>
    <w:p w14:paraId="3A066686" w14:textId="7C388CA6" w:rsidR="648CAB85" w:rsidRPr="00342513" w:rsidRDefault="5112D9F3" w:rsidP="00040D0D">
      <w:pPr>
        <w:pStyle w:val="Titre2"/>
        <w:rPr>
          <w:lang w:val="fr-FR"/>
        </w:rPr>
      </w:pPr>
      <w:r w:rsidRPr="00342513">
        <w:rPr>
          <w:rFonts w:eastAsia="Aptos"/>
          <w:lang w:val="fr-FR"/>
        </w:rPr>
        <w:t>Étape 4 : Informer et sensibiliser les collaborateurs</w:t>
      </w:r>
    </w:p>
    <w:p w14:paraId="6B4719AD" w14:textId="0EE43C77" w:rsidR="648CAB85" w:rsidRDefault="5112D9F3" w:rsidP="002D29F3">
      <w:pPr>
        <w:rPr>
          <w:rFonts w:eastAsia="Aptos"/>
          <w:lang w:val="fr-FR"/>
        </w:rPr>
      </w:pPr>
      <w:r w:rsidRPr="00342513">
        <w:rPr>
          <w:rFonts w:eastAsia="Aptos"/>
          <w:lang w:val="fr-FR"/>
        </w:rPr>
        <w:t xml:space="preserve">L’employeur doit </w:t>
      </w:r>
      <w:r w:rsidR="5E413559" w:rsidRPr="00342513">
        <w:rPr>
          <w:rFonts w:eastAsia="Aptos"/>
          <w:lang w:val="fr-FR"/>
        </w:rPr>
        <w:t>mettre à disposition des collaborateurs</w:t>
      </w:r>
      <w:r w:rsidRPr="00342513">
        <w:rPr>
          <w:rFonts w:eastAsia="Aptos"/>
          <w:lang w:val="fr-FR"/>
        </w:rPr>
        <w:t xml:space="preserve"> des </w:t>
      </w:r>
      <w:r w:rsidR="00C250DC">
        <w:rPr>
          <w:rFonts w:eastAsia="Aptos"/>
          <w:lang w:val="fr-FR"/>
        </w:rPr>
        <w:t xml:space="preserve">outils </w:t>
      </w:r>
      <w:del w:id="2" w:author="DESPUJOS Sandra" w:date="2025-02-13T12:39:00Z">
        <w:r w:rsidRPr="00342513" w:rsidDel="00BF5A82">
          <w:rPr>
            <w:rFonts w:eastAsia="Aptos"/>
            <w:lang w:val="fr-FR"/>
          </w:rPr>
          <w:delText xml:space="preserve"> </w:delText>
        </w:r>
      </w:del>
      <w:r w:rsidRPr="00342513">
        <w:rPr>
          <w:rFonts w:eastAsia="Aptos"/>
          <w:lang w:val="fr-FR"/>
        </w:rPr>
        <w:t xml:space="preserve">de communication et de collaboration adaptés </w:t>
      </w:r>
      <w:r w:rsidR="113077C7" w:rsidRPr="00342513">
        <w:rPr>
          <w:rFonts w:eastAsia="Aptos"/>
          <w:lang w:val="fr-FR"/>
        </w:rPr>
        <w:t>au télétravail</w:t>
      </w:r>
      <w:r w:rsidR="00DF70BF">
        <w:rPr>
          <w:rFonts w:eastAsia="Aptos"/>
          <w:lang w:val="fr-FR"/>
        </w:rPr>
        <w:t xml:space="preserve"> </w:t>
      </w:r>
      <w:r w:rsidR="00DF70BF" w:rsidRPr="00342513">
        <w:rPr>
          <w:rFonts w:eastAsia="Aptos"/>
          <w:lang w:val="fr-FR"/>
        </w:rPr>
        <w:t>ainsi qu</w:t>
      </w:r>
      <w:r w:rsidR="00DF70BF">
        <w:rPr>
          <w:rFonts w:eastAsia="Aptos"/>
          <w:lang w:val="fr-FR"/>
        </w:rPr>
        <w:t>’</w:t>
      </w:r>
      <w:r w:rsidR="00DF70BF" w:rsidRPr="00342513">
        <w:rPr>
          <w:rFonts w:eastAsia="Aptos"/>
          <w:lang w:val="fr-FR"/>
        </w:rPr>
        <w:t>une charte de sécurité</w:t>
      </w:r>
      <w:r w:rsidRPr="00342513">
        <w:rPr>
          <w:rFonts w:eastAsia="Aptos"/>
          <w:lang w:val="fr-FR"/>
        </w:rPr>
        <w:t>.</w:t>
      </w:r>
    </w:p>
    <w:p w14:paraId="3FEC84D0" w14:textId="77777777" w:rsidR="00A84C25" w:rsidRDefault="00A84C25" w:rsidP="7C2B07CB">
      <w:pPr>
        <w:spacing w:after="0"/>
        <w:rPr>
          <w:rFonts w:ascii="Aptos" w:eastAsia="Aptos" w:hAnsi="Aptos" w:cs="Aptos"/>
          <w:lang w:val="fr-FR"/>
        </w:rPr>
      </w:pPr>
    </w:p>
    <w:p w14:paraId="7C10B9EB" w14:textId="2B1D8329" w:rsidR="00A84C25" w:rsidRDefault="00864D93" w:rsidP="00944DF3">
      <w:pPr>
        <w:pStyle w:val="Titre2"/>
        <w:rPr>
          <w:rFonts w:eastAsia="Aptos"/>
          <w:lang w:val="fr-FR"/>
        </w:rPr>
      </w:pPr>
      <w:r>
        <w:rPr>
          <w:rFonts w:eastAsia="Aptos"/>
          <w:lang w:val="fr-FR"/>
        </w:rPr>
        <w:t>Conclusion</w:t>
      </w:r>
    </w:p>
    <w:p w14:paraId="4BA105DE" w14:textId="034B1E51" w:rsidR="00A84C25" w:rsidRPr="00342513" w:rsidRDefault="00944DF3" w:rsidP="002D29F3">
      <w:pPr>
        <w:rPr>
          <w:rFonts w:eastAsia="Aptos"/>
          <w:lang w:val="fr-FR"/>
        </w:rPr>
      </w:pPr>
      <w:r>
        <w:rPr>
          <w:rFonts w:eastAsia="Aptos"/>
          <w:lang w:val="fr-FR"/>
        </w:rPr>
        <w:t>En situation de télétravail, l</w:t>
      </w:r>
      <w:r w:rsidR="00A84C25" w:rsidRPr="00F50BCF">
        <w:rPr>
          <w:rFonts w:eastAsia="Aptos"/>
          <w:lang w:val="fr-FR"/>
        </w:rPr>
        <w:t xml:space="preserve">’employeur doit toujours justifier que les dispositifs mis en œuvre sont proportionnés, </w:t>
      </w:r>
      <w:bookmarkStart w:id="3" w:name="_GoBack"/>
      <w:bookmarkEnd w:id="3"/>
      <w:r w:rsidR="00A84C25" w:rsidRPr="00F50BCF">
        <w:rPr>
          <w:rFonts w:eastAsia="Aptos"/>
          <w:lang w:val="fr-FR"/>
        </w:rPr>
        <w:t>sans atteinte excessive aux droits et libertés du personnel.</w:t>
      </w:r>
    </w:p>
    <w:sectPr w:rsidR="00A84C25" w:rsidRPr="0034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C8D39"/>
    <w:multiLevelType w:val="hybridMultilevel"/>
    <w:tmpl w:val="3A52E4AE"/>
    <w:lvl w:ilvl="0" w:tplc="90301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CD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385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CD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30B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20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41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6B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0B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7FFE3"/>
    <w:multiLevelType w:val="hybridMultilevel"/>
    <w:tmpl w:val="2B26D6FA"/>
    <w:lvl w:ilvl="0" w:tplc="D742A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8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423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8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0E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61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6C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6B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0E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494F4"/>
    <w:multiLevelType w:val="hybridMultilevel"/>
    <w:tmpl w:val="43C44B82"/>
    <w:lvl w:ilvl="0" w:tplc="4746A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E6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28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F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083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E4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34F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0C4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C9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ESPUJOS Sandra">
    <w15:presenceInfo w15:providerId="None" w15:userId="DESPUJOS Sand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revisionView w:markup="0"/>
  <w:documentProtection w:edit="readOnly" w:enforcement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00CD2"/>
    <w:rsid w:val="00040D0D"/>
    <w:rsid w:val="000A717E"/>
    <w:rsid w:val="00141786"/>
    <w:rsid w:val="00250C9C"/>
    <w:rsid w:val="002D060B"/>
    <w:rsid w:val="002D29F3"/>
    <w:rsid w:val="00335E3B"/>
    <w:rsid w:val="00342513"/>
    <w:rsid w:val="003C0CCB"/>
    <w:rsid w:val="004A7C4B"/>
    <w:rsid w:val="004C7F7F"/>
    <w:rsid w:val="004F76AE"/>
    <w:rsid w:val="005867E4"/>
    <w:rsid w:val="005E7049"/>
    <w:rsid w:val="00614D48"/>
    <w:rsid w:val="00755550"/>
    <w:rsid w:val="0077188F"/>
    <w:rsid w:val="007D57E8"/>
    <w:rsid w:val="00850C84"/>
    <w:rsid w:val="00864D93"/>
    <w:rsid w:val="00871D0F"/>
    <w:rsid w:val="00872E80"/>
    <w:rsid w:val="008B2247"/>
    <w:rsid w:val="008C42D8"/>
    <w:rsid w:val="00900F57"/>
    <w:rsid w:val="00944DF3"/>
    <w:rsid w:val="00997DA6"/>
    <w:rsid w:val="009D6D0D"/>
    <w:rsid w:val="00A82293"/>
    <w:rsid w:val="00A84C25"/>
    <w:rsid w:val="00AD370E"/>
    <w:rsid w:val="00B84872"/>
    <w:rsid w:val="00BF5A82"/>
    <w:rsid w:val="00C250DC"/>
    <w:rsid w:val="00C81F92"/>
    <w:rsid w:val="00D420FF"/>
    <w:rsid w:val="00D82CDD"/>
    <w:rsid w:val="00DC624F"/>
    <w:rsid w:val="00DE5F77"/>
    <w:rsid w:val="00DF70BF"/>
    <w:rsid w:val="00E66357"/>
    <w:rsid w:val="00E67070"/>
    <w:rsid w:val="00E730F7"/>
    <w:rsid w:val="00EC10BF"/>
    <w:rsid w:val="00F10801"/>
    <w:rsid w:val="00F50BCF"/>
    <w:rsid w:val="00FF78C8"/>
    <w:rsid w:val="0369B529"/>
    <w:rsid w:val="07247FA2"/>
    <w:rsid w:val="083D8753"/>
    <w:rsid w:val="08462EC3"/>
    <w:rsid w:val="08758CF1"/>
    <w:rsid w:val="0B846915"/>
    <w:rsid w:val="0BB04EB7"/>
    <w:rsid w:val="10499D32"/>
    <w:rsid w:val="10703BEA"/>
    <w:rsid w:val="10B577A8"/>
    <w:rsid w:val="113077C7"/>
    <w:rsid w:val="11464199"/>
    <w:rsid w:val="143D2B08"/>
    <w:rsid w:val="149C3407"/>
    <w:rsid w:val="19E551A2"/>
    <w:rsid w:val="1CD238F2"/>
    <w:rsid w:val="1E8FD5F3"/>
    <w:rsid w:val="20D33381"/>
    <w:rsid w:val="237EDD1D"/>
    <w:rsid w:val="27E75EBE"/>
    <w:rsid w:val="2A9297E6"/>
    <w:rsid w:val="2AAA58BC"/>
    <w:rsid w:val="2B389773"/>
    <w:rsid w:val="2B3EF686"/>
    <w:rsid w:val="2E8B56AA"/>
    <w:rsid w:val="331A0A9A"/>
    <w:rsid w:val="34CCFC25"/>
    <w:rsid w:val="359E3099"/>
    <w:rsid w:val="365CA967"/>
    <w:rsid w:val="36A239A0"/>
    <w:rsid w:val="376DA339"/>
    <w:rsid w:val="3951E21A"/>
    <w:rsid w:val="3F661268"/>
    <w:rsid w:val="45B433D5"/>
    <w:rsid w:val="46D99C13"/>
    <w:rsid w:val="475828F7"/>
    <w:rsid w:val="48321598"/>
    <w:rsid w:val="493E7B12"/>
    <w:rsid w:val="4B0418CA"/>
    <w:rsid w:val="4D0CD4AB"/>
    <w:rsid w:val="4E4F5D94"/>
    <w:rsid w:val="51115278"/>
    <w:rsid w:val="5112D9F3"/>
    <w:rsid w:val="5136AE9E"/>
    <w:rsid w:val="53986FA3"/>
    <w:rsid w:val="5596F9DF"/>
    <w:rsid w:val="58B7EE8D"/>
    <w:rsid w:val="5906FDCF"/>
    <w:rsid w:val="5B04295F"/>
    <w:rsid w:val="5D6B1F65"/>
    <w:rsid w:val="5E413559"/>
    <w:rsid w:val="5E8B1DC9"/>
    <w:rsid w:val="5FBA71F5"/>
    <w:rsid w:val="609110B6"/>
    <w:rsid w:val="61994A81"/>
    <w:rsid w:val="6247F2FE"/>
    <w:rsid w:val="6350F7CE"/>
    <w:rsid w:val="64734F38"/>
    <w:rsid w:val="648CAB85"/>
    <w:rsid w:val="6965536F"/>
    <w:rsid w:val="6D875A2D"/>
    <w:rsid w:val="6D9624EA"/>
    <w:rsid w:val="704A1C4D"/>
    <w:rsid w:val="704B0DEB"/>
    <w:rsid w:val="71449279"/>
    <w:rsid w:val="76FF6289"/>
    <w:rsid w:val="7AA5917C"/>
    <w:rsid w:val="7C296217"/>
    <w:rsid w:val="7C2B07CB"/>
    <w:rsid w:val="7C8ACDCB"/>
    <w:rsid w:val="7C9DEB67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65DBB687-7F95-4E8A-9F38-D4F2FFD9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0801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4F76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76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76AE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F76AE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5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0A717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A717E"/>
    <w:pPr>
      <w:spacing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A717E"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0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060B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060B"/>
    <w:pPr>
      <w:spacing w:after="240"/>
    </w:pPr>
    <w:rPr>
      <w:rFonts w:ascii="Open Sans" w:hAnsi="Open Sans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060B"/>
    <w:rPr>
      <w:rFonts w:ascii="Open Sans" w:hAnsi="Open Sans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BF5A82"/>
    <w:pPr>
      <w:spacing w:after="0" w:line="240" w:lineRule="auto"/>
    </w:pPr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0BB133-185D-4BC2-9866-C3A45F9C2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7165E-7E3C-492B-8E96-5BEC7EBBDF51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643bebab-4120-4606-a2b4-4e25ac26c926"/>
    <ds:schemaRef ds:uri="http://purl.org/dc/elements/1.1/"/>
    <ds:schemaRef ds:uri="http://schemas.microsoft.com/office/infopath/2007/PartnerControls"/>
    <ds:schemaRef ds:uri="ef8a86a7-f256-403f-8c74-deea00256b2b"/>
  </ds:schemaRefs>
</ds:datastoreItem>
</file>

<file path=customXml/itemProps3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239</Words>
  <Characters>1319</Characters>
  <Application>Microsoft Office Word</Application>
  <DocSecurity>2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12</cp:revision>
  <dcterms:created xsi:type="dcterms:W3CDTF">2025-01-16T11:00:00Z</dcterms:created>
  <dcterms:modified xsi:type="dcterms:W3CDTF">2025-04-22T12:58:00Z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