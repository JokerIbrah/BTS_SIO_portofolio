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FB8DB1" w14:textId="77777777" w:rsidR="00216A23" w:rsidRDefault="6350F7CE" w:rsidP="00D703AE">
      <w:pPr>
        <w:pStyle w:val="Titre1"/>
        <w:spacing w:before="0" w:after="0" w:line="276" w:lineRule="auto"/>
        <w:rPr>
          <w:ins w:id="0" w:author="DESPUJOS Sandra" w:date="2025-02-13T17:21:00Z"/>
          <w:rFonts w:ascii="Open Sans" w:hAnsi="Open Sans" w:cs="Open Sans"/>
          <w:lang w:val="fr-FR"/>
        </w:rPr>
      </w:pPr>
      <w:r w:rsidRPr="009B681C">
        <w:rPr>
          <w:rFonts w:ascii="Open Sans" w:hAnsi="Open Sans" w:cs="Open Sans"/>
          <w:lang w:val="fr-FR"/>
        </w:rPr>
        <w:t>Fiche de sy</w:t>
      </w:r>
      <w:r w:rsidR="0BB04EB7" w:rsidRPr="009B681C">
        <w:rPr>
          <w:rFonts w:ascii="Open Sans" w:hAnsi="Open Sans" w:cs="Open Sans"/>
          <w:lang w:val="fr-FR"/>
        </w:rPr>
        <w:t>nt</w:t>
      </w:r>
      <w:r w:rsidRPr="009B681C">
        <w:rPr>
          <w:rFonts w:ascii="Open Sans" w:hAnsi="Open Sans" w:cs="Open Sans"/>
          <w:lang w:val="fr-FR"/>
        </w:rPr>
        <w:t>hè</w:t>
      </w:r>
      <w:r w:rsidR="359E3099" w:rsidRPr="009B681C">
        <w:rPr>
          <w:rFonts w:ascii="Open Sans" w:hAnsi="Open Sans" w:cs="Open Sans"/>
          <w:lang w:val="fr-FR"/>
        </w:rPr>
        <w:t>s</w:t>
      </w:r>
      <w:r w:rsidRPr="009B681C">
        <w:rPr>
          <w:rFonts w:ascii="Open Sans" w:hAnsi="Open Sans" w:cs="Open Sans"/>
          <w:lang w:val="fr-FR"/>
        </w:rPr>
        <w:t xml:space="preserve">e </w:t>
      </w:r>
      <w:r w:rsidR="00DB1C2E" w:rsidRPr="009B681C">
        <w:rPr>
          <w:rFonts w:ascii="Open Sans" w:hAnsi="Open Sans" w:cs="Open Sans"/>
          <w:lang w:val="fr-FR"/>
        </w:rPr>
        <w:br/>
      </w:r>
      <w:r w:rsidRPr="009B681C">
        <w:rPr>
          <w:rFonts w:ascii="Open Sans" w:hAnsi="Open Sans" w:cs="Open Sans"/>
          <w:lang w:val="fr-FR"/>
        </w:rPr>
        <w:t xml:space="preserve">Unité </w:t>
      </w:r>
      <w:r w:rsidR="00B16277">
        <w:rPr>
          <w:rFonts w:ascii="Open Sans" w:hAnsi="Open Sans" w:cs="Open Sans"/>
          <w:lang w:val="fr-FR"/>
        </w:rPr>
        <w:t xml:space="preserve">9 - </w:t>
      </w:r>
      <w:r w:rsidR="00B16277" w:rsidRPr="00B16277">
        <w:rPr>
          <w:rFonts w:ascii="Open Sans" w:hAnsi="Open Sans" w:cs="Open Sans"/>
          <w:lang w:val="fr-FR"/>
        </w:rPr>
        <w:t xml:space="preserve">L’accès aux locaux </w:t>
      </w:r>
    </w:p>
    <w:p w14:paraId="5C0E761C" w14:textId="125946BD" w:rsidR="00C6613D" w:rsidRDefault="00B16277" w:rsidP="00D703AE">
      <w:pPr>
        <w:pStyle w:val="Titre1"/>
        <w:spacing w:before="0" w:after="0" w:line="276" w:lineRule="auto"/>
        <w:rPr>
          <w:rFonts w:ascii="Open Sans" w:hAnsi="Open Sans" w:cs="Open Sans"/>
          <w:lang w:val="fr-FR"/>
        </w:rPr>
      </w:pPr>
      <w:r w:rsidRPr="00B16277">
        <w:rPr>
          <w:rFonts w:ascii="Open Sans" w:hAnsi="Open Sans" w:cs="Open Sans"/>
          <w:lang w:val="fr-FR"/>
        </w:rPr>
        <w:t xml:space="preserve">et </w:t>
      </w:r>
      <w:del w:id="1" w:author="DESPUJOS Sandra" w:date="2025-02-13T17:21:00Z">
        <w:r w:rsidRPr="00B16277" w:rsidDel="00216A23">
          <w:rPr>
            <w:rFonts w:ascii="Open Sans" w:hAnsi="Open Sans" w:cs="Open Sans"/>
            <w:lang w:val="fr-FR"/>
          </w:rPr>
          <w:br/>
        </w:r>
      </w:del>
      <w:r w:rsidRPr="00B16277">
        <w:rPr>
          <w:rFonts w:ascii="Open Sans" w:hAnsi="Open Sans" w:cs="Open Sans"/>
          <w:lang w:val="fr-FR"/>
        </w:rPr>
        <w:t>le contrôle des horaires</w:t>
      </w:r>
    </w:p>
    <w:p w14:paraId="3597FB90" w14:textId="77777777" w:rsidR="00C6613D" w:rsidRPr="009B681C" w:rsidRDefault="00C6613D" w:rsidP="00DB1C2E">
      <w:pPr>
        <w:spacing w:before="120" w:after="120" w:line="240" w:lineRule="auto"/>
        <w:rPr>
          <w:rFonts w:cs="Open Sans"/>
          <w:lang w:val="fr-FR"/>
        </w:rPr>
      </w:pPr>
    </w:p>
    <w:p w14:paraId="4A9A5960" w14:textId="667F9C8C" w:rsidR="00C41B2B" w:rsidRDefault="00B16277" w:rsidP="00B16277">
      <w:pPr>
        <w:pStyle w:val="Titre2"/>
        <w:numPr>
          <w:ilvl w:val="0"/>
          <w:numId w:val="44"/>
        </w:numPr>
        <w:rPr>
          <w:lang w:val="fr-FR"/>
        </w:rPr>
      </w:pPr>
      <w:r>
        <w:rPr>
          <w:lang w:val="fr-FR"/>
        </w:rPr>
        <w:t xml:space="preserve">Données </w:t>
      </w:r>
      <w:ins w:id="2" w:author="DESPUJOS Sandra" w:date="2025-02-13T16:51:00Z">
        <w:r w:rsidR="00D4120E">
          <w:rPr>
            <w:lang w:val="fr-FR"/>
          </w:rPr>
          <w:t>trait</w:t>
        </w:r>
      </w:ins>
      <w:ins w:id="3" w:author="DESPUJOS Sandra" w:date="2025-02-13T17:20:00Z">
        <w:r w:rsidR="00CA19FF">
          <w:rPr>
            <w:lang w:val="fr-FR"/>
          </w:rPr>
          <w:t>ées</w:t>
        </w:r>
      </w:ins>
      <w:del w:id="4" w:author="DESPUJOS Sandra" w:date="2025-02-13T16:50:00Z">
        <w:r w:rsidDel="00D4120E">
          <w:rPr>
            <w:lang w:val="fr-FR"/>
          </w:rPr>
          <w:delText>collect</w:delText>
        </w:r>
      </w:del>
      <w:del w:id="5" w:author="DESPUJOS Sandra" w:date="2025-02-13T17:20:00Z">
        <w:r w:rsidDel="00CA19FF">
          <w:rPr>
            <w:lang w:val="fr-FR"/>
          </w:rPr>
          <w:delText>ées</w:delText>
        </w:r>
      </w:del>
    </w:p>
    <w:p w14:paraId="20458D70" w14:textId="1F6B5714" w:rsidR="00C41B2B" w:rsidRDefault="00B16277" w:rsidP="00C41B2B">
      <w:pPr>
        <w:rPr>
          <w:lang w:val="fr-FR"/>
        </w:rPr>
      </w:pPr>
      <w:r>
        <w:rPr>
          <w:lang w:val="fr-FR"/>
        </w:rPr>
        <w:t>Ces données sont de 2 ordres :</w:t>
      </w:r>
    </w:p>
    <w:p w14:paraId="78EFB82A" w14:textId="6D3EC7A6" w:rsidR="00B16277" w:rsidRDefault="00B16277" w:rsidP="00B16277">
      <w:pPr>
        <w:pStyle w:val="Paragraphedeliste"/>
        <w:numPr>
          <w:ilvl w:val="0"/>
          <w:numId w:val="39"/>
        </w:numPr>
        <w:rPr>
          <w:lang w:val="fr-FR"/>
        </w:rPr>
      </w:pPr>
      <w:r>
        <w:rPr>
          <w:lang w:val="fr-FR"/>
        </w:rPr>
        <w:t xml:space="preserve">les données saisies lors de l’enrôlement, </w:t>
      </w:r>
      <w:r w:rsidR="006F559A">
        <w:rPr>
          <w:lang w:val="fr-FR"/>
        </w:rPr>
        <w:t xml:space="preserve">telles que </w:t>
      </w:r>
      <w:r>
        <w:rPr>
          <w:lang w:val="fr-FR"/>
        </w:rPr>
        <w:t>l’identité de la personne, les plages d’horaire et d’accès autorisées,</w:t>
      </w:r>
    </w:p>
    <w:p w14:paraId="13A43C1A" w14:textId="3445FF6D" w:rsidR="00B16277" w:rsidRPr="00B16277" w:rsidRDefault="00B16277" w:rsidP="00B16277">
      <w:pPr>
        <w:pStyle w:val="Paragraphedeliste"/>
        <w:numPr>
          <w:ilvl w:val="0"/>
          <w:numId w:val="39"/>
        </w:numPr>
        <w:rPr>
          <w:lang w:val="fr-FR"/>
        </w:rPr>
      </w:pPr>
      <w:r>
        <w:rPr>
          <w:lang w:val="fr-FR"/>
        </w:rPr>
        <w:t xml:space="preserve">les données générées par le dispositif, </w:t>
      </w:r>
      <w:r w:rsidR="006F559A">
        <w:rPr>
          <w:lang w:val="fr-FR"/>
        </w:rPr>
        <w:t xml:space="preserve">telles que </w:t>
      </w:r>
      <w:r>
        <w:rPr>
          <w:lang w:val="fr-FR"/>
        </w:rPr>
        <w:t>l’identifiant de la personne, la localisation du dispositif et l’horodatage.</w:t>
      </w:r>
    </w:p>
    <w:p w14:paraId="745F58C1" w14:textId="77777777" w:rsidR="00C41B2B" w:rsidRPr="00C41B2B" w:rsidRDefault="00C41B2B" w:rsidP="00C41B2B">
      <w:pPr>
        <w:rPr>
          <w:lang w:val="fr-FR"/>
        </w:rPr>
      </w:pPr>
    </w:p>
    <w:p w14:paraId="7AD84BAB" w14:textId="3E9243C3" w:rsidR="00C41B2B" w:rsidRDefault="00B16277" w:rsidP="00B16277">
      <w:pPr>
        <w:pStyle w:val="Titre2"/>
        <w:numPr>
          <w:ilvl w:val="0"/>
          <w:numId w:val="44"/>
        </w:numPr>
        <w:rPr>
          <w:lang w:val="fr-FR"/>
        </w:rPr>
      </w:pPr>
      <w:r>
        <w:rPr>
          <w:lang w:val="fr-FR"/>
        </w:rPr>
        <w:t>Conditions pour les dispositifs de contrôle</w:t>
      </w:r>
    </w:p>
    <w:p w14:paraId="0584F23C" w14:textId="34CF14A9" w:rsidR="00C41B2B" w:rsidRDefault="00B16277" w:rsidP="00C41B2B">
      <w:pPr>
        <w:rPr>
          <w:lang w:val="fr-FR"/>
        </w:rPr>
      </w:pPr>
      <w:r>
        <w:rPr>
          <w:lang w:val="fr-FR"/>
        </w:rPr>
        <w:t>Il y a 4 conditions principales pour l’utilisation de ce type de dispositif :</w:t>
      </w:r>
    </w:p>
    <w:p w14:paraId="67C3338B" w14:textId="63E91ADA" w:rsidR="00B16277" w:rsidRDefault="00B16277" w:rsidP="00B16277">
      <w:pPr>
        <w:pStyle w:val="Paragraphedeliste"/>
        <w:numPr>
          <w:ilvl w:val="0"/>
          <w:numId w:val="40"/>
        </w:numPr>
        <w:rPr>
          <w:lang w:val="fr-FR"/>
        </w:rPr>
      </w:pPr>
      <w:r>
        <w:rPr>
          <w:lang w:val="fr-FR"/>
        </w:rPr>
        <w:t>l’employeur ne doit traiter que les données nécessaires à la finalité visée (c’est ce que l’on appelle la proportionnalité),</w:t>
      </w:r>
    </w:p>
    <w:p w14:paraId="29D71D20" w14:textId="00B81A08" w:rsidR="00B16277" w:rsidRDefault="00B16277" w:rsidP="00B16277">
      <w:pPr>
        <w:pStyle w:val="Paragraphedeliste"/>
        <w:numPr>
          <w:ilvl w:val="0"/>
          <w:numId w:val="40"/>
        </w:numPr>
        <w:rPr>
          <w:lang w:val="fr-FR"/>
        </w:rPr>
      </w:pPr>
      <w:r>
        <w:rPr>
          <w:lang w:val="fr-FR"/>
        </w:rPr>
        <w:t>la surveillance ne doit pas être constante,</w:t>
      </w:r>
    </w:p>
    <w:p w14:paraId="4EE81493" w14:textId="77777777" w:rsidR="00B16277" w:rsidRDefault="00B16277" w:rsidP="00B16277">
      <w:pPr>
        <w:pStyle w:val="Paragraphedeliste"/>
        <w:numPr>
          <w:ilvl w:val="0"/>
          <w:numId w:val="40"/>
        </w:numPr>
        <w:rPr>
          <w:lang w:val="fr-FR"/>
        </w:rPr>
      </w:pPr>
      <w:r>
        <w:rPr>
          <w:lang w:val="fr-FR"/>
        </w:rPr>
        <w:t>les droits et libertés des collaborateurs doivent être respectés,</w:t>
      </w:r>
    </w:p>
    <w:p w14:paraId="3308B39B" w14:textId="2BAC2877" w:rsidR="00B16277" w:rsidRDefault="00B16277" w:rsidP="00B16277">
      <w:pPr>
        <w:pStyle w:val="Paragraphedeliste"/>
        <w:numPr>
          <w:ilvl w:val="0"/>
          <w:numId w:val="40"/>
        </w:numPr>
        <w:rPr>
          <w:lang w:val="fr-FR"/>
        </w:rPr>
      </w:pPr>
      <w:r>
        <w:rPr>
          <w:lang w:val="fr-FR"/>
        </w:rPr>
        <w:t>les collaborateurs doivent être informés concernant le dispositif.</w:t>
      </w:r>
    </w:p>
    <w:p w14:paraId="3C9259DA" w14:textId="77777777" w:rsidR="00B16277" w:rsidRDefault="00B16277" w:rsidP="00B16277">
      <w:pPr>
        <w:rPr>
          <w:lang w:val="fr-FR"/>
        </w:rPr>
      </w:pPr>
    </w:p>
    <w:p w14:paraId="32085E88" w14:textId="1320ED5A" w:rsidR="00B16277" w:rsidRPr="00B16277" w:rsidRDefault="00B16277" w:rsidP="00B16277">
      <w:pPr>
        <w:pStyle w:val="Titre2"/>
        <w:numPr>
          <w:ilvl w:val="0"/>
          <w:numId w:val="44"/>
        </w:numPr>
        <w:rPr>
          <w:lang w:val="fr-FR"/>
        </w:rPr>
      </w:pPr>
      <w:r>
        <w:rPr>
          <w:lang w:val="fr-FR"/>
        </w:rPr>
        <w:lastRenderedPageBreak/>
        <w:t>Sécurité</w:t>
      </w:r>
    </w:p>
    <w:p w14:paraId="3444DE5C" w14:textId="1AF100CD" w:rsidR="00C41B2B" w:rsidRDefault="00B16277" w:rsidP="00C41B2B">
      <w:pPr>
        <w:rPr>
          <w:lang w:val="fr-FR"/>
        </w:rPr>
      </w:pPr>
      <w:r>
        <w:rPr>
          <w:lang w:val="fr-FR"/>
        </w:rPr>
        <w:t>La sécurité des dispositifs de contrôle et des données saisies ou générées vise 3 objectifs principaux</w:t>
      </w:r>
      <w:del w:id="6" w:author="DELISLE Eric" w:date="2025-01-13T11:24:00Z">
        <w:r w:rsidDel="0025227F">
          <w:rPr>
            <w:lang w:val="fr-FR"/>
          </w:rPr>
          <w:delText>,</w:delText>
        </w:r>
      </w:del>
      <w:r>
        <w:rPr>
          <w:lang w:val="fr-FR"/>
        </w:rPr>
        <w:t xml:space="preserve"> qui sont la préservation de :</w:t>
      </w:r>
    </w:p>
    <w:p w14:paraId="3001B867" w14:textId="75DA67B9" w:rsidR="00B16277" w:rsidRDefault="00B16277" w:rsidP="00B16277">
      <w:pPr>
        <w:pStyle w:val="Paragraphedeliste"/>
        <w:numPr>
          <w:ilvl w:val="0"/>
          <w:numId w:val="45"/>
        </w:numPr>
        <w:rPr>
          <w:lang w:val="fr-FR"/>
        </w:rPr>
      </w:pPr>
      <w:r>
        <w:rPr>
          <w:lang w:val="fr-FR"/>
        </w:rPr>
        <w:t>la disponibilité du système de contrôle,</w:t>
      </w:r>
    </w:p>
    <w:p w14:paraId="4A544F03" w14:textId="30FE770E" w:rsidR="00B16277" w:rsidRDefault="00B16277" w:rsidP="00B16277">
      <w:pPr>
        <w:pStyle w:val="Paragraphedeliste"/>
        <w:numPr>
          <w:ilvl w:val="0"/>
          <w:numId w:val="45"/>
        </w:numPr>
        <w:rPr>
          <w:lang w:val="fr-FR"/>
        </w:rPr>
      </w:pPr>
      <w:r>
        <w:rPr>
          <w:lang w:val="fr-FR"/>
        </w:rPr>
        <w:t>la confidentialité des données,</w:t>
      </w:r>
    </w:p>
    <w:p w14:paraId="46338EA4" w14:textId="3DEFF6D9" w:rsidR="00B16277" w:rsidRDefault="00B16277" w:rsidP="00B16277">
      <w:pPr>
        <w:pStyle w:val="Paragraphedeliste"/>
        <w:numPr>
          <w:ilvl w:val="0"/>
          <w:numId w:val="45"/>
        </w:numPr>
        <w:rPr>
          <w:lang w:val="fr-FR"/>
        </w:rPr>
      </w:pPr>
      <w:del w:id="7" w:author="DESPUJOS Sandra [2]" w:date="2025-04-22T15:56:00Z">
        <w:r w:rsidDel="00E14889">
          <w:rPr>
            <w:lang w:val="fr-FR"/>
          </w:rPr>
          <w:delText>l’intégrité</w:delText>
        </w:r>
      </w:del>
      <w:ins w:id="8" w:author="DESPUJOS Sandra [2]" w:date="2025-04-22T15:56:00Z">
        <w:r w:rsidR="00E14889">
          <w:rPr>
            <w:lang w:val="fr-FR"/>
          </w:rPr>
          <w:t>l’intégrité</w:t>
        </w:r>
      </w:ins>
      <w:r>
        <w:rPr>
          <w:lang w:val="fr-FR"/>
        </w:rPr>
        <w:t xml:space="preserve"> des données.</w:t>
      </w:r>
    </w:p>
    <w:p w14:paraId="0353B573" w14:textId="77777777" w:rsidR="00B16277" w:rsidRDefault="00B16277" w:rsidP="00B16277">
      <w:pPr>
        <w:rPr>
          <w:lang w:val="fr-FR"/>
        </w:rPr>
      </w:pPr>
      <w:bookmarkStart w:id="9" w:name="_GoBack"/>
      <w:bookmarkEnd w:id="9"/>
    </w:p>
    <w:p w14:paraId="2226EA92" w14:textId="570938AF" w:rsidR="00B16277" w:rsidRDefault="00B16277" w:rsidP="00B16277">
      <w:pPr>
        <w:pStyle w:val="Titre2"/>
        <w:numPr>
          <w:ilvl w:val="0"/>
          <w:numId w:val="44"/>
        </w:numPr>
        <w:rPr>
          <w:lang w:val="fr-FR"/>
        </w:rPr>
      </w:pPr>
      <w:r>
        <w:rPr>
          <w:lang w:val="fr-FR"/>
        </w:rPr>
        <w:t>Conservation</w:t>
      </w:r>
    </w:p>
    <w:p w14:paraId="502986C1" w14:textId="369A0219" w:rsidR="00B16277" w:rsidRPr="00B16277" w:rsidRDefault="00B16277" w:rsidP="00B16277">
      <w:pPr>
        <w:rPr>
          <w:lang w:val="fr-FR"/>
        </w:rPr>
      </w:pPr>
      <w:r>
        <w:rPr>
          <w:lang w:val="fr-FR"/>
        </w:rPr>
        <w:t>Les données peuvent être conservées l</w:t>
      </w:r>
      <w:r w:rsidRPr="00B16277">
        <w:rPr>
          <w:lang w:val="fr-FR"/>
        </w:rPr>
        <w:t xml:space="preserve">e temps nécessaire à la réalisation des finalités poursuivies. </w:t>
      </w:r>
      <w:r w:rsidRPr="00B16277">
        <w:rPr>
          <w:lang w:val="fr-FR"/>
        </w:rPr>
        <w:br/>
        <w:t xml:space="preserve">La CNIL </w:t>
      </w:r>
      <w:del w:id="10" w:author="DELISLE Eric" w:date="2025-01-13T11:24:00Z">
        <w:r w:rsidRPr="00B16277" w:rsidDel="0025227F">
          <w:rPr>
            <w:lang w:val="fr-FR"/>
          </w:rPr>
          <w:delText xml:space="preserve">conseille </w:delText>
        </w:r>
      </w:del>
      <w:ins w:id="11" w:author="DELISLE Eric" w:date="2025-01-13T11:24:00Z">
        <w:r w:rsidR="0025227F">
          <w:rPr>
            <w:lang w:val="fr-FR"/>
          </w:rPr>
          <w:t>recommande</w:t>
        </w:r>
        <w:r w:rsidR="0025227F" w:rsidRPr="00B16277">
          <w:rPr>
            <w:lang w:val="fr-FR"/>
          </w:rPr>
          <w:t xml:space="preserve"> </w:t>
        </w:r>
      </w:ins>
      <w:r w:rsidR="00D9109D">
        <w:rPr>
          <w:lang w:val="fr-FR"/>
        </w:rPr>
        <w:t>3</w:t>
      </w:r>
      <w:r w:rsidRPr="00B16277">
        <w:rPr>
          <w:lang w:val="fr-FR"/>
        </w:rPr>
        <w:t xml:space="preserve"> mois maximum.</w:t>
      </w:r>
    </w:p>
    <w:p w14:paraId="4E523885" w14:textId="77777777" w:rsidR="00C41B2B" w:rsidRPr="00C41B2B" w:rsidRDefault="00C41B2B" w:rsidP="00C41B2B">
      <w:pPr>
        <w:rPr>
          <w:lang w:val="fr-FR"/>
        </w:rPr>
      </w:pPr>
    </w:p>
    <w:sectPr w:rsidR="00C41B2B" w:rsidRPr="00C41B2B"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4FD4138" w16cex:dateUtc="2025-01-16T10:40:00Z"/>
  <w16cex:commentExtensible w16cex:durableId="7DF76035" w16cex:dateUtc="2025-01-23T15:16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CDC8D25" w14:textId="77777777" w:rsidR="00E14889" w:rsidRDefault="00E14889" w:rsidP="00E14889">
      <w:pPr>
        <w:spacing w:after="0" w:line="240" w:lineRule="auto"/>
      </w:pPr>
      <w:r>
        <w:separator/>
      </w:r>
    </w:p>
  </w:endnote>
  <w:endnote w:type="continuationSeparator" w:id="0">
    <w:p w14:paraId="66CA03A6" w14:textId="77777777" w:rsidR="00E14889" w:rsidRDefault="00E14889" w:rsidP="00E14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Open Sans">
    <w:altName w:val="Segoe UI"/>
    <w:charset w:val="00"/>
    <w:family w:val="swiss"/>
    <w:pitch w:val="variable"/>
    <w:sig w:usb0="E00002EF" w:usb1="4000205B" w:usb2="00000028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4B632D2" w14:textId="065CE9B7" w:rsidR="00E14889" w:rsidRDefault="00E14889">
    <w:pPr>
      <w:pStyle w:val="Pieddepage"/>
    </w:pPr>
    <w:ins w:id="12" w:author="DESPUJOS Sandra [2]" w:date="2025-04-22T15:56:00Z">
      <w:r>
        <w:t>CNIL, 22/04/2025</w:t>
      </w:r>
    </w:ins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893CFAD" w14:textId="77777777" w:rsidR="00E14889" w:rsidRDefault="00E14889" w:rsidP="00E14889">
      <w:pPr>
        <w:spacing w:after="0" w:line="240" w:lineRule="auto"/>
      </w:pPr>
      <w:r>
        <w:separator/>
      </w:r>
    </w:p>
  </w:footnote>
  <w:footnote w:type="continuationSeparator" w:id="0">
    <w:p w14:paraId="14DB43B1" w14:textId="77777777" w:rsidR="00E14889" w:rsidRDefault="00E14889" w:rsidP="00E1488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E37829"/>
    <w:multiLevelType w:val="hybridMultilevel"/>
    <w:tmpl w:val="360AADD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7652C42"/>
    <w:multiLevelType w:val="multilevel"/>
    <w:tmpl w:val="26F28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F7D7E"/>
    <w:multiLevelType w:val="hybridMultilevel"/>
    <w:tmpl w:val="2DC8A5B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876514"/>
    <w:multiLevelType w:val="hybridMultilevel"/>
    <w:tmpl w:val="18DC067A"/>
    <w:lvl w:ilvl="0" w:tplc="040C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1DCA7393"/>
    <w:multiLevelType w:val="multilevel"/>
    <w:tmpl w:val="D26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84635F"/>
    <w:multiLevelType w:val="hybridMultilevel"/>
    <w:tmpl w:val="E36AE1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3B4C73"/>
    <w:multiLevelType w:val="hybridMultilevel"/>
    <w:tmpl w:val="1E669B0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43560A"/>
    <w:multiLevelType w:val="hybridMultilevel"/>
    <w:tmpl w:val="F1B447D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26537097"/>
    <w:multiLevelType w:val="hybridMultilevel"/>
    <w:tmpl w:val="3CF61D1C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73C8D39"/>
    <w:multiLevelType w:val="hybridMultilevel"/>
    <w:tmpl w:val="33ACB0E6"/>
    <w:lvl w:ilvl="0" w:tplc="1820DD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D87AA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F88D8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5EBD1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1D069C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E340AC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12097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8865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6EC27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CE791A"/>
    <w:multiLevelType w:val="hybridMultilevel"/>
    <w:tmpl w:val="7658A9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C704A"/>
    <w:multiLevelType w:val="multilevel"/>
    <w:tmpl w:val="2ACC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C9B5EF"/>
    <w:multiLevelType w:val="hybridMultilevel"/>
    <w:tmpl w:val="9EA00F52"/>
    <w:lvl w:ilvl="0" w:tplc="17E653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AB25C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A40E3B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808B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5A43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CC1B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6A46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89C38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BAE3C0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B734DA"/>
    <w:multiLevelType w:val="hybridMultilevel"/>
    <w:tmpl w:val="A81E23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E57DB1"/>
    <w:multiLevelType w:val="hybridMultilevel"/>
    <w:tmpl w:val="AA424D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B0096"/>
    <w:multiLevelType w:val="hybridMultilevel"/>
    <w:tmpl w:val="3DC28CD4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FE5719F"/>
    <w:multiLevelType w:val="hybridMultilevel"/>
    <w:tmpl w:val="84B203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0A24B4B"/>
    <w:multiLevelType w:val="hybridMultilevel"/>
    <w:tmpl w:val="7874945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3AA0FBF"/>
    <w:multiLevelType w:val="hybridMultilevel"/>
    <w:tmpl w:val="92762516"/>
    <w:lvl w:ilvl="0" w:tplc="040C000F">
      <w:start w:val="1"/>
      <w:numFmt w:val="decimal"/>
      <w:lvlText w:val="%1."/>
      <w:lvlJc w:val="left"/>
      <w:pPr>
        <w:ind w:left="780" w:hanging="360"/>
      </w:pPr>
    </w:lvl>
    <w:lvl w:ilvl="1" w:tplc="040C0019" w:tentative="1">
      <w:start w:val="1"/>
      <w:numFmt w:val="lowerLetter"/>
      <w:lvlText w:val="%2."/>
      <w:lvlJc w:val="left"/>
      <w:pPr>
        <w:ind w:left="1500" w:hanging="360"/>
      </w:pPr>
    </w:lvl>
    <w:lvl w:ilvl="2" w:tplc="040C001B" w:tentative="1">
      <w:start w:val="1"/>
      <w:numFmt w:val="lowerRoman"/>
      <w:lvlText w:val="%3."/>
      <w:lvlJc w:val="right"/>
      <w:pPr>
        <w:ind w:left="2220" w:hanging="180"/>
      </w:pPr>
    </w:lvl>
    <w:lvl w:ilvl="3" w:tplc="040C000F" w:tentative="1">
      <w:start w:val="1"/>
      <w:numFmt w:val="decimal"/>
      <w:lvlText w:val="%4."/>
      <w:lvlJc w:val="left"/>
      <w:pPr>
        <w:ind w:left="2940" w:hanging="360"/>
      </w:pPr>
    </w:lvl>
    <w:lvl w:ilvl="4" w:tplc="040C0019" w:tentative="1">
      <w:start w:val="1"/>
      <w:numFmt w:val="lowerLetter"/>
      <w:lvlText w:val="%5."/>
      <w:lvlJc w:val="left"/>
      <w:pPr>
        <w:ind w:left="3660" w:hanging="360"/>
      </w:pPr>
    </w:lvl>
    <w:lvl w:ilvl="5" w:tplc="040C001B" w:tentative="1">
      <w:start w:val="1"/>
      <w:numFmt w:val="lowerRoman"/>
      <w:lvlText w:val="%6."/>
      <w:lvlJc w:val="right"/>
      <w:pPr>
        <w:ind w:left="4380" w:hanging="180"/>
      </w:pPr>
    </w:lvl>
    <w:lvl w:ilvl="6" w:tplc="040C000F" w:tentative="1">
      <w:start w:val="1"/>
      <w:numFmt w:val="decimal"/>
      <w:lvlText w:val="%7."/>
      <w:lvlJc w:val="left"/>
      <w:pPr>
        <w:ind w:left="5100" w:hanging="360"/>
      </w:pPr>
    </w:lvl>
    <w:lvl w:ilvl="7" w:tplc="040C0019" w:tentative="1">
      <w:start w:val="1"/>
      <w:numFmt w:val="lowerLetter"/>
      <w:lvlText w:val="%8."/>
      <w:lvlJc w:val="left"/>
      <w:pPr>
        <w:ind w:left="5820" w:hanging="360"/>
      </w:pPr>
    </w:lvl>
    <w:lvl w:ilvl="8" w:tplc="040C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9" w15:restartNumberingAfterBreak="0">
    <w:nsid w:val="464C03F4"/>
    <w:multiLevelType w:val="hybridMultilevel"/>
    <w:tmpl w:val="A57C1DD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85F387D"/>
    <w:multiLevelType w:val="hybridMultilevel"/>
    <w:tmpl w:val="CAE4248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C418B9"/>
    <w:multiLevelType w:val="multilevel"/>
    <w:tmpl w:val="2EB43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983E40"/>
    <w:multiLevelType w:val="hybridMultilevel"/>
    <w:tmpl w:val="A2B6C0E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F85778E"/>
    <w:multiLevelType w:val="multilevel"/>
    <w:tmpl w:val="8E00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7FFE3"/>
    <w:multiLevelType w:val="hybridMultilevel"/>
    <w:tmpl w:val="9C54AA0C"/>
    <w:lvl w:ilvl="0" w:tplc="2534C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BC1A9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D3EB8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8C4EDB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E641A0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B4AB0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D086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B448E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48E206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F16563"/>
    <w:multiLevelType w:val="hybridMultilevel"/>
    <w:tmpl w:val="9B1E79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51724B5"/>
    <w:multiLevelType w:val="hybridMultilevel"/>
    <w:tmpl w:val="C814401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6CF1210"/>
    <w:multiLevelType w:val="hybridMultilevel"/>
    <w:tmpl w:val="DE18DD4C"/>
    <w:lvl w:ilvl="0" w:tplc="040C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8" w15:restartNumberingAfterBreak="0">
    <w:nsid w:val="58CF4CC6"/>
    <w:multiLevelType w:val="hybridMultilevel"/>
    <w:tmpl w:val="BC860E20"/>
    <w:lvl w:ilvl="0" w:tplc="040C000F">
      <w:start w:val="1"/>
      <w:numFmt w:val="decimal"/>
      <w:lvlText w:val="%1."/>
      <w:lvlJc w:val="left"/>
      <w:pPr>
        <w:ind w:left="1080" w:hanging="360"/>
      </w:p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E2C7AEE"/>
    <w:multiLevelType w:val="hybridMultilevel"/>
    <w:tmpl w:val="BFC8F3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25D4AAB"/>
    <w:multiLevelType w:val="hybridMultilevel"/>
    <w:tmpl w:val="AB30E16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4C14C3"/>
    <w:multiLevelType w:val="hybridMultilevel"/>
    <w:tmpl w:val="50CE60B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EF1DF5"/>
    <w:multiLevelType w:val="multilevel"/>
    <w:tmpl w:val="139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667FE4"/>
    <w:multiLevelType w:val="hybridMultilevel"/>
    <w:tmpl w:val="34A64B8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8CB1085"/>
    <w:multiLevelType w:val="multilevel"/>
    <w:tmpl w:val="BDD0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DC60A27"/>
    <w:multiLevelType w:val="hybridMultilevel"/>
    <w:tmpl w:val="7526CF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FE44367"/>
    <w:multiLevelType w:val="hybridMultilevel"/>
    <w:tmpl w:val="F53CB5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09494F4"/>
    <w:multiLevelType w:val="hybridMultilevel"/>
    <w:tmpl w:val="735E7104"/>
    <w:lvl w:ilvl="0" w:tplc="14FEAC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84A5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ED0E6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8A2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E998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8ED7C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B749F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5A874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B7E9B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13011F1"/>
    <w:multiLevelType w:val="hybridMultilevel"/>
    <w:tmpl w:val="1CCC0C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13E2F15"/>
    <w:multiLevelType w:val="hybridMultilevel"/>
    <w:tmpl w:val="EC087A9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729E5CA6"/>
    <w:multiLevelType w:val="multilevel"/>
    <w:tmpl w:val="07B4F6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34E485C"/>
    <w:multiLevelType w:val="hybridMultilevel"/>
    <w:tmpl w:val="50CE60B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AF567A4"/>
    <w:multiLevelType w:val="hybridMultilevel"/>
    <w:tmpl w:val="A3CA1EB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C341CBA"/>
    <w:multiLevelType w:val="hybridMultilevel"/>
    <w:tmpl w:val="6892FF7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C812ECC"/>
    <w:multiLevelType w:val="hybridMultilevel"/>
    <w:tmpl w:val="4830EED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9"/>
  </w:num>
  <w:num w:numId="3">
    <w:abstractNumId w:val="37"/>
  </w:num>
  <w:num w:numId="4">
    <w:abstractNumId w:val="24"/>
  </w:num>
  <w:num w:numId="5">
    <w:abstractNumId w:val="40"/>
  </w:num>
  <w:num w:numId="6">
    <w:abstractNumId w:val="21"/>
  </w:num>
  <w:num w:numId="7">
    <w:abstractNumId w:val="32"/>
  </w:num>
  <w:num w:numId="8">
    <w:abstractNumId w:val="4"/>
  </w:num>
  <w:num w:numId="9">
    <w:abstractNumId w:val="23"/>
  </w:num>
  <w:num w:numId="10">
    <w:abstractNumId w:val="11"/>
  </w:num>
  <w:num w:numId="11">
    <w:abstractNumId w:val="34"/>
  </w:num>
  <w:num w:numId="12">
    <w:abstractNumId w:val="1"/>
  </w:num>
  <w:num w:numId="13">
    <w:abstractNumId w:val="27"/>
  </w:num>
  <w:num w:numId="14">
    <w:abstractNumId w:val="0"/>
  </w:num>
  <w:num w:numId="15">
    <w:abstractNumId w:val="44"/>
  </w:num>
  <w:num w:numId="16">
    <w:abstractNumId w:val="43"/>
  </w:num>
  <w:num w:numId="17">
    <w:abstractNumId w:val="15"/>
  </w:num>
  <w:num w:numId="18">
    <w:abstractNumId w:val="22"/>
  </w:num>
  <w:num w:numId="19">
    <w:abstractNumId w:val="26"/>
  </w:num>
  <w:num w:numId="20">
    <w:abstractNumId w:val="39"/>
  </w:num>
  <w:num w:numId="21">
    <w:abstractNumId w:val="29"/>
  </w:num>
  <w:num w:numId="22">
    <w:abstractNumId w:val="25"/>
  </w:num>
  <w:num w:numId="23">
    <w:abstractNumId w:val="3"/>
  </w:num>
  <w:num w:numId="24">
    <w:abstractNumId w:val="36"/>
  </w:num>
  <w:num w:numId="25">
    <w:abstractNumId w:val="5"/>
  </w:num>
  <w:num w:numId="26">
    <w:abstractNumId w:val="17"/>
  </w:num>
  <w:num w:numId="27">
    <w:abstractNumId w:val="10"/>
  </w:num>
  <w:num w:numId="28">
    <w:abstractNumId w:val="14"/>
  </w:num>
  <w:num w:numId="29">
    <w:abstractNumId w:val="41"/>
  </w:num>
  <w:num w:numId="30">
    <w:abstractNumId w:val="13"/>
  </w:num>
  <w:num w:numId="31">
    <w:abstractNumId w:val="7"/>
  </w:num>
  <w:num w:numId="32">
    <w:abstractNumId w:val="31"/>
  </w:num>
  <w:num w:numId="33">
    <w:abstractNumId w:val="38"/>
  </w:num>
  <w:num w:numId="34">
    <w:abstractNumId w:val="16"/>
  </w:num>
  <w:num w:numId="35">
    <w:abstractNumId w:val="30"/>
  </w:num>
  <w:num w:numId="36">
    <w:abstractNumId w:val="2"/>
  </w:num>
  <w:num w:numId="37">
    <w:abstractNumId w:val="6"/>
  </w:num>
  <w:num w:numId="38">
    <w:abstractNumId w:val="19"/>
  </w:num>
  <w:num w:numId="39">
    <w:abstractNumId w:val="20"/>
  </w:num>
  <w:num w:numId="40">
    <w:abstractNumId w:val="35"/>
  </w:num>
  <w:num w:numId="41">
    <w:abstractNumId w:val="18"/>
  </w:num>
  <w:num w:numId="42">
    <w:abstractNumId w:val="42"/>
  </w:num>
  <w:num w:numId="43">
    <w:abstractNumId w:val="8"/>
  </w:num>
  <w:num w:numId="44">
    <w:abstractNumId w:val="28"/>
  </w:num>
  <w:num w:numId="45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person w15:author="DESPUJOS Sandra">
    <w15:presenceInfo w15:providerId="None" w15:userId="DESPUJOS Sandra"/>
  </w15:person>
  <w15:person w15:author="DELISLE Eric">
    <w15:presenceInfo w15:providerId="None" w15:userId="DELISLE Eric"/>
  </w15:person>
  <w15:person w15:author="DESPUJOS Sandra [2]">
    <w15:presenceInfo w15:providerId="AD" w15:userId="S-1-5-21-2036949977-1968136943-7473742-1034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writeProtection w:recommended="1"/>
  <w:zoom w:percent="100"/>
  <w:proofState w:spelling="clean" w:grammar="clean"/>
  <w:revisionView w:comments="0" w:insDel="0" w:formatting="0"/>
  <w:trackRevisions/>
  <w:documentProtection w:edit="readOnly" w:enforcement="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CCD6FC0"/>
    <w:rsid w:val="00026030"/>
    <w:rsid w:val="0009509B"/>
    <w:rsid w:val="001C1EDC"/>
    <w:rsid w:val="001C1F6F"/>
    <w:rsid w:val="00216A23"/>
    <w:rsid w:val="0025227F"/>
    <w:rsid w:val="002C6DAB"/>
    <w:rsid w:val="002E6564"/>
    <w:rsid w:val="003561DA"/>
    <w:rsid w:val="00377552"/>
    <w:rsid w:val="0038356A"/>
    <w:rsid w:val="003D0A8F"/>
    <w:rsid w:val="003E7FF5"/>
    <w:rsid w:val="00465439"/>
    <w:rsid w:val="004D4025"/>
    <w:rsid w:val="004D61BF"/>
    <w:rsid w:val="00567CAE"/>
    <w:rsid w:val="00572B32"/>
    <w:rsid w:val="0059445A"/>
    <w:rsid w:val="005D0A60"/>
    <w:rsid w:val="005F4031"/>
    <w:rsid w:val="00682660"/>
    <w:rsid w:val="006D0966"/>
    <w:rsid w:val="006F559A"/>
    <w:rsid w:val="007164E5"/>
    <w:rsid w:val="007533AF"/>
    <w:rsid w:val="007809B3"/>
    <w:rsid w:val="00801867"/>
    <w:rsid w:val="008963EA"/>
    <w:rsid w:val="008B7C11"/>
    <w:rsid w:val="00927E16"/>
    <w:rsid w:val="00962EDD"/>
    <w:rsid w:val="009772EB"/>
    <w:rsid w:val="009B681C"/>
    <w:rsid w:val="00A447FD"/>
    <w:rsid w:val="00B16277"/>
    <w:rsid w:val="00B845E9"/>
    <w:rsid w:val="00BA5466"/>
    <w:rsid w:val="00C41B2B"/>
    <w:rsid w:val="00C6613D"/>
    <w:rsid w:val="00CA19FF"/>
    <w:rsid w:val="00CA56FB"/>
    <w:rsid w:val="00D10262"/>
    <w:rsid w:val="00D25839"/>
    <w:rsid w:val="00D4120E"/>
    <w:rsid w:val="00D57A88"/>
    <w:rsid w:val="00D703AE"/>
    <w:rsid w:val="00D82D26"/>
    <w:rsid w:val="00D9109D"/>
    <w:rsid w:val="00DB1C2E"/>
    <w:rsid w:val="00DB7B1D"/>
    <w:rsid w:val="00DC77E7"/>
    <w:rsid w:val="00E14889"/>
    <w:rsid w:val="00E92C9E"/>
    <w:rsid w:val="00F33139"/>
    <w:rsid w:val="00F50FE8"/>
    <w:rsid w:val="00FB5730"/>
    <w:rsid w:val="00FE7331"/>
    <w:rsid w:val="0369B529"/>
    <w:rsid w:val="07247FA2"/>
    <w:rsid w:val="083D8753"/>
    <w:rsid w:val="08462EC3"/>
    <w:rsid w:val="08758CF1"/>
    <w:rsid w:val="0B846915"/>
    <w:rsid w:val="0BB04EB7"/>
    <w:rsid w:val="0C9B92A2"/>
    <w:rsid w:val="10499D32"/>
    <w:rsid w:val="10B577A8"/>
    <w:rsid w:val="11464199"/>
    <w:rsid w:val="143D2B08"/>
    <w:rsid w:val="149C3407"/>
    <w:rsid w:val="19E551A2"/>
    <w:rsid w:val="1E8FD5F3"/>
    <w:rsid w:val="20D33381"/>
    <w:rsid w:val="27E75EBE"/>
    <w:rsid w:val="2AAA58BC"/>
    <w:rsid w:val="2E8B56AA"/>
    <w:rsid w:val="331A0A9A"/>
    <w:rsid w:val="34CCFC25"/>
    <w:rsid w:val="359E3099"/>
    <w:rsid w:val="36D5009F"/>
    <w:rsid w:val="376DA339"/>
    <w:rsid w:val="3951E21A"/>
    <w:rsid w:val="39A745C8"/>
    <w:rsid w:val="3F661268"/>
    <w:rsid w:val="42476390"/>
    <w:rsid w:val="475828F7"/>
    <w:rsid w:val="48321598"/>
    <w:rsid w:val="493E7B12"/>
    <w:rsid w:val="4B0418CA"/>
    <w:rsid w:val="4D0CD4AB"/>
    <w:rsid w:val="4E4F5D94"/>
    <w:rsid w:val="51115278"/>
    <w:rsid w:val="5596F9DF"/>
    <w:rsid w:val="58B7EE8D"/>
    <w:rsid w:val="5906FDCF"/>
    <w:rsid w:val="5CBD2964"/>
    <w:rsid w:val="5E8B1DC9"/>
    <w:rsid w:val="5FBA71F5"/>
    <w:rsid w:val="609110B6"/>
    <w:rsid w:val="61994A81"/>
    <w:rsid w:val="6247F2FE"/>
    <w:rsid w:val="6350F7CE"/>
    <w:rsid w:val="648CAB85"/>
    <w:rsid w:val="6D875A2D"/>
    <w:rsid w:val="6D9624EA"/>
    <w:rsid w:val="704B0DEB"/>
    <w:rsid w:val="76FF6289"/>
    <w:rsid w:val="7AA5917C"/>
    <w:rsid w:val="7C296217"/>
    <w:rsid w:val="7C8ACDCB"/>
    <w:rsid w:val="7CCD6FC0"/>
    <w:rsid w:val="7E0B0EFA"/>
    <w:rsid w:val="7E9BA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CD6FC0"/>
  <w15:chartTrackingRefBased/>
  <w15:docId w15:val="{58A33006-4A85-40DC-B075-A87FFD24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613D"/>
    <w:pPr>
      <w:spacing w:after="240" w:line="360" w:lineRule="auto"/>
    </w:pPr>
    <w:rPr>
      <w:rFonts w:ascii="Open Sans" w:hAnsi="Open Sans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9B681C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9B681C"/>
    <w:rPr>
      <w:rFonts w:ascii="Open Sans" w:eastAsiaTheme="majorEastAsia" w:hAnsi="Open Sans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rPr>
      <w:rFonts w:eastAsiaTheme="majorEastAsia" w:cstheme="majorBidi"/>
      <w:color w:val="272727" w:themeColor="text1" w:themeTint="D8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Accentuationintense">
    <w:name w:val="Intense Emphasis"/>
    <w:basedOn w:val="Policepardfaut"/>
    <w:uiPriority w:val="21"/>
    <w:qFormat/>
    <w:rPr>
      <w:i/>
      <w:iCs/>
      <w:color w:val="0F4761" w:themeColor="accent1" w:themeShade="BF"/>
    </w:rPr>
  </w:style>
  <w:style w:type="character" w:customStyle="1" w:styleId="CitationCar">
    <w:name w:val="Citation Car"/>
    <w:basedOn w:val="Policepardfaut"/>
    <w:link w:val="Citation"/>
    <w:uiPriority w:val="29"/>
    <w:rPr>
      <w:i/>
      <w:iCs/>
      <w:color w:val="404040" w:themeColor="text1" w:themeTint="BF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A54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paragraph" w:styleId="Rvision">
    <w:name w:val="Revision"/>
    <w:hidden/>
    <w:uiPriority w:val="99"/>
    <w:semiHidden/>
    <w:rsid w:val="001C1F6F"/>
    <w:pPr>
      <w:spacing w:after="0" w:line="240" w:lineRule="auto"/>
    </w:pPr>
    <w:rPr>
      <w:rFonts w:ascii="Open Sans" w:hAnsi="Open Sans"/>
    </w:rPr>
  </w:style>
  <w:style w:type="character" w:styleId="Marquedecommentaire">
    <w:name w:val="annotation reference"/>
    <w:basedOn w:val="Policepardfaut"/>
    <w:uiPriority w:val="99"/>
    <w:semiHidden/>
    <w:unhideWhenUsed/>
    <w:rsid w:val="001C1F6F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1C1F6F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1C1F6F"/>
    <w:rPr>
      <w:rFonts w:ascii="Open Sans" w:hAnsi="Open Sans"/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1C1F6F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1C1F6F"/>
    <w:rPr>
      <w:rFonts w:ascii="Open Sans" w:hAnsi="Open Sans"/>
      <w:b/>
      <w:bCs/>
      <w:sz w:val="20"/>
      <w:szCs w:val="2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F50FE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50FE8"/>
    <w:rPr>
      <w:rFonts w:ascii="Segoe UI" w:hAnsi="Segoe UI" w:cs="Segoe UI"/>
      <w:sz w:val="18"/>
      <w:szCs w:val="18"/>
    </w:rPr>
  </w:style>
  <w:style w:type="paragraph" w:styleId="En-tte">
    <w:name w:val="header"/>
    <w:basedOn w:val="Normal"/>
    <w:link w:val="En-tteCar"/>
    <w:uiPriority w:val="99"/>
    <w:unhideWhenUsed/>
    <w:rsid w:val="00E148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4889"/>
    <w:rPr>
      <w:rFonts w:ascii="Open Sans" w:hAnsi="Open Sans"/>
    </w:rPr>
  </w:style>
  <w:style w:type="paragraph" w:styleId="Pieddepage">
    <w:name w:val="footer"/>
    <w:basedOn w:val="Normal"/>
    <w:link w:val="PieddepageCar"/>
    <w:uiPriority w:val="99"/>
    <w:unhideWhenUsed/>
    <w:rsid w:val="00E14889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4889"/>
    <w:rPr>
      <w:rFonts w:ascii="Open Sans" w:hAnsi="Open 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388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11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1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2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people" Target="peop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f8a86a7-f256-403f-8c74-deea00256b2b" xsi:nil="true"/>
    <lcf76f155ced4ddcb4097134ff3c332f xmlns="643bebab-4120-4606-a2b4-4e25ac26c926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C8601C0B95FD7459B850BF39941D64C" ma:contentTypeVersion="15" ma:contentTypeDescription="Crée un document." ma:contentTypeScope="" ma:versionID="94d650cb3056884428a42737640572f0">
  <xsd:schema xmlns:xsd="http://www.w3.org/2001/XMLSchema" xmlns:xs="http://www.w3.org/2001/XMLSchema" xmlns:p="http://schemas.microsoft.com/office/2006/metadata/properties" xmlns:ns2="643bebab-4120-4606-a2b4-4e25ac26c926" xmlns:ns3="ef8a86a7-f256-403f-8c74-deea00256b2b" targetNamespace="http://schemas.microsoft.com/office/2006/metadata/properties" ma:root="true" ma:fieldsID="fe41e36b0ab3c8c5b802bfea1c90d05f" ns2:_="" ns3:_="">
    <xsd:import namespace="643bebab-4120-4606-a2b4-4e25ac26c926"/>
    <xsd:import namespace="ef8a86a7-f256-403f-8c74-deea00256b2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3bebab-4120-4606-a2b4-4e25ac26c9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Balises d’images" ma:readOnly="false" ma:fieldId="{5cf76f15-5ced-4ddc-b409-7134ff3c332f}" ma:taxonomyMulti="true" ma:sspId="cafe0276-e4f9-4ca8-ac6d-39d8e316d70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f8a86a7-f256-403f-8c74-deea00256b2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2c668f9-49b1-4fec-99ad-1c925d18ca33}" ma:internalName="TaxCatchAll" ma:showField="CatchAllData" ma:web="ef8a86a7-f256-403f-8c74-deea00256b2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E5DBC6C-6B3B-4C46-A053-A6518CB812F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07165E-7E3C-492B-8E96-5BEC7EBBDF51}">
  <ds:schemaRefs>
    <ds:schemaRef ds:uri="http://schemas.microsoft.com/office/2006/documentManagement/types"/>
    <ds:schemaRef ds:uri="http://schemas.openxmlformats.org/package/2006/metadata/core-properties"/>
    <ds:schemaRef ds:uri="http://schemas.microsoft.com/office/2006/metadata/properties"/>
    <ds:schemaRef ds:uri="http://purl.org/dc/terms/"/>
    <ds:schemaRef ds:uri="643bebab-4120-4606-a2b4-4e25ac26c926"/>
    <ds:schemaRef ds:uri="http://purl.org/dc/dcmitype/"/>
    <ds:schemaRef ds:uri="ef8a86a7-f256-403f-8c74-deea00256b2b"/>
    <ds:schemaRef ds:uri="http://schemas.microsoft.com/office/infopath/2007/PartnerControls"/>
    <ds:schemaRef ds:uri="http://www.w3.org/XML/1998/namespace"/>
    <ds:schemaRef ds:uri="http://purl.org/dc/elements/1.1/"/>
  </ds:schemaRefs>
</ds:datastoreItem>
</file>

<file path=customXml/itemProps3.xml><?xml version="1.0" encoding="utf-8"?>
<ds:datastoreItem xmlns:ds="http://schemas.openxmlformats.org/officeDocument/2006/customXml" ds:itemID="{FBA4F0AF-5942-4D18-B1EC-B4872BC2AEA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3bebab-4120-4606-a2b4-4e25ac26c926"/>
    <ds:schemaRef ds:uri="ef8a86a7-f256-403f-8c74-deea00256b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188</Words>
  <Characters>1040</Characters>
  <Application>Microsoft Office Word</Application>
  <DocSecurity>2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Marion Soichot</dc:creator>
  <cp:keywords/>
  <dc:description/>
  <cp:lastModifiedBy>DESPUJOS Sandra</cp:lastModifiedBy>
  <cp:revision>42</cp:revision>
  <dcterms:created xsi:type="dcterms:W3CDTF">2024-11-05T10:40:00Z</dcterms:created>
  <dcterms:modified xsi:type="dcterms:W3CDTF">2025-04-22T13:57:00Z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0x0101002C8601C0B95FD7459B850BF39941D64C</vt:lpwstr>
  </property>
  <property fmtid="{D5CDD505-2E9C-101B-9397-08002B2CF9AE}" pid="3" name="MediaServiceImageTags">
    <vt:lpwstr/>
  </property>
  <property fmtid="{D5CDD505-2E9C-101B-9397-08002B2CF9AE}" pid="4" name="_MarkAsFinal">
    <vt:bool>true</vt:bool>
  </property>
</Properties>
</file>